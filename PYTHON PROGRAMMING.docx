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144" w:rsidRPr="00C15144" w:rsidRDefault="00C15144" w:rsidP="00C15144">
      <w:pPr>
        <w:spacing w:before="100" w:beforeAutospacing="1" w:after="100" w:afterAutospacing="1" w:line="240" w:lineRule="auto"/>
        <w:outlineLvl w:val="0"/>
        <w:rPr>
          <w:ins w:id="0" w:author="Microsoft account" w:date="2026-07-26T21:03:00Z"/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ins w:id="1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</w:rPr>
          <w:t>PYTHON PROGRAMMING – TASK REPORT</w:t>
        </w:r>
      </w:ins>
    </w:p>
    <w:p w:rsidR="00C15144" w:rsidRPr="00C15144" w:rsidRDefault="00C15144" w:rsidP="00C15144">
      <w:pPr>
        <w:spacing w:before="100" w:beforeAutospacing="1" w:after="100" w:afterAutospacing="1" w:line="240" w:lineRule="auto"/>
        <w:outlineLvl w:val="1"/>
        <w:rPr>
          <w:ins w:id="2" w:author="Microsoft account" w:date="2026-07-26T21:03:00Z"/>
          <w:rFonts w:ascii="Times New Roman" w:eastAsia="Times New Roman" w:hAnsi="Times New Roman" w:cs="Times New Roman"/>
          <w:b/>
          <w:bCs/>
          <w:sz w:val="36"/>
          <w:szCs w:val="36"/>
        </w:rPr>
      </w:pPr>
      <w:ins w:id="3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36"/>
            <w:szCs w:val="36"/>
          </w:rPr>
          <w:t>Task 1: Python Installation &amp; Basic Program</w:t>
        </w:r>
      </w:ins>
    </w:p>
    <w:p w:rsidR="00C15144" w:rsidRPr="00C15144" w:rsidRDefault="00C15144" w:rsidP="00C15144">
      <w:pPr>
        <w:spacing w:before="100" w:beforeAutospacing="1" w:after="100" w:afterAutospacing="1" w:line="240" w:lineRule="auto"/>
        <w:rPr>
          <w:ins w:id="4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5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Date: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 xml:space="preserve"> 26 July 2026</w:t>
        </w:r>
      </w:ins>
    </w:p>
    <w:p w:rsidR="00C15144" w:rsidRPr="00C15144" w:rsidRDefault="00C15144" w:rsidP="00C15144">
      <w:pPr>
        <w:spacing w:before="100" w:beforeAutospacing="1" w:after="100" w:afterAutospacing="1" w:line="240" w:lineRule="auto"/>
        <w:rPr>
          <w:ins w:id="6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7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Completed Work:</w:t>
        </w:r>
      </w:ins>
    </w:p>
    <w:p w:rsidR="00C15144" w:rsidRPr="00C15144" w:rsidRDefault="00C15144" w:rsidP="00C15144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8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9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Successfully completed Python installation.</w:t>
        </w:r>
      </w:ins>
    </w:p>
    <w:p w:rsidR="00C15144" w:rsidRPr="00C15144" w:rsidRDefault="00C15144" w:rsidP="00C15144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10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11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Checked Python installation and setup.</w:t>
        </w:r>
      </w:ins>
    </w:p>
    <w:p w:rsidR="00C15144" w:rsidRPr="00C15144" w:rsidRDefault="00C15144" w:rsidP="00C15144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12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13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Created and executed a basic Python program.</w:t>
        </w:r>
      </w:ins>
    </w:p>
    <w:p w:rsidR="00C15144" w:rsidRPr="00C15144" w:rsidRDefault="00C15144" w:rsidP="00C15144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14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15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 xml:space="preserve">Practiced printing a name using the </w:t>
        </w:r>
        <w:r w:rsidRPr="00C15144">
          <w:rPr>
            <w:rFonts w:ascii="Courier New" w:eastAsia="Times New Roman" w:hAnsi="Courier New" w:cs="Courier New"/>
            <w:sz w:val="20"/>
            <w:szCs w:val="20"/>
          </w:rPr>
          <w:t>print()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 xml:space="preserve"> function.</w:t>
        </w:r>
      </w:ins>
    </w:p>
    <w:p w:rsidR="00C15144" w:rsidRPr="00C15144" w:rsidRDefault="00C15144" w:rsidP="00C15144">
      <w:pPr>
        <w:spacing w:before="100" w:beforeAutospacing="1" w:after="100" w:afterAutospacing="1" w:line="240" w:lineRule="auto"/>
        <w:rPr>
          <w:ins w:id="16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17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Example:</w:t>
        </w:r>
      </w:ins>
    </w:p>
    <w:p w:rsidR="00C15144" w:rsidRPr="00C15144" w:rsidRDefault="00C15144" w:rsidP="00C15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18" w:author="Microsoft account" w:date="2026-07-26T21:03:00Z"/>
          <w:rFonts w:ascii="Courier New" w:eastAsia="Times New Roman" w:hAnsi="Courier New" w:cs="Courier New"/>
          <w:sz w:val="20"/>
          <w:szCs w:val="20"/>
        </w:rPr>
      </w:pPr>
      <w:ins w:id="19" w:author="Microsoft account" w:date="2026-07-26T21:03:00Z">
        <w:r w:rsidRPr="00C15144">
          <w:rPr>
            <w:rFonts w:ascii="Courier New" w:eastAsia="Times New Roman" w:hAnsi="Courier New" w:cs="Courier New"/>
            <w:sz w:val="20"/>
            <w:szCs w:val="20"/>
          </w:rPr>
          <w:t xml:space="preserve">print("Akash </w:t>
        </w:r>
        <w:proofErr w:type="spellStart"/>
        <w:r w:rsidRPr="00C15144">
          <w:rPr>
            <w:rFonts w:ascii="Courier New" w:eastAsia="Times New Roman" w:hAnsi="Courier New" w:cs="Courier New"/>
            <w:sz w:val="20"/>
            <w:szCs w:val="20"/>
          </w:rPr>
          <w:t>Rathore</w:t>
        </w:r>
        <w:proofErr w:type="spellEnd"/>
        <w:r w:rsidRPr="00C15144">
          <w:rPr>
            <w:rFonts w:ascii="Courier New" w:eastAsia="Times New Roman" w:hAnsi="Courier New" w:cs="Courier New"/>
            <w:sz w:val="20"/>
            <w:szCs w:val="20"/>
          </w:rPr>
          <w:t>")</w:t>
        </w:r>
      </w:ins>
    </w:p>
    <w:p w:rsidR="00C15144" w:rsidRPr="00C15144" w:rsidRDefault="00C7177D" w:rsidP="00C15144">
      <w:pPr>
        <w:spacing w:after="0" w:line="240" w:lineRule="auto"/>
        <w:rPr>
          <w:ins w:id="20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21" w:author="Microsoft account" w:date="2026-07-26T21:03:00Z">
        <w:r>
          <w:rPr>
            <w:rFonts w:ascii="Times New Roman" w:eastAsia="Times New Roman" w:hAnsi="Times New Roman" w:cs="Times New Roman"/>
            <w:sz w:val="24"/>
            <w:szCs w:val="24"/>
          </w:rPr>
          <w:pict>
            <v:rect id="_x0000_i1025" style="width:0;height:1.5pt" o:hralign="center" o:hrstd="t" o:hr="t" fillcolor="#a0a0a0" stroked="f"/>
          </w:pict>
        </w:r>
      </w:ins>
    </w:p>
    <w:p w:rsidR="00C15144" w:rsidRPr="00C15144" w:rsidRDefault="00C15144" w:rsidP="00C15144">
      <w:pPr>
        <w:spacing w:before="100" w:beforeAutospacing="1" w:after="100" w:afterAutospacing="1" w:line="240" w:lineRule="auto"/>
        <w:outlineLvl w:val="1"/>
        <w:rPr>
          <w:ins w:id="22" w:author="Microsoft account" w:date="2026-07-26T21:03:00Z"/>
          <w:rFonts w:ascii="Times New Roman" w:eastAsia="Times New Roman" w:hAnsi="Times New Roman" w:cs="Times New Roman"/>
          <w:b/>
          <w:bCs/>
          <w:sz w:val="36"/>
          <w:szCs w:val="36"/>
        </w:rPr>
      </w:pPr>
      <w:ins w:id="23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36"/>
            <w:szCs w:val="36"/>
          </w:rPr>
          <w:t>Task 2: Basic Python Programs</w:t>
        </w:r>
      </w:ins>
    </w:p>
    <w:p w:rsidR="00C15144" w:rsidRPr="00C15144" w:rsidRDefault="00C15144" w:rsidP="00C15144">
      <w:pPr>
        <w:spacing w:before="100" w:beforeAutospacing="1" w:after="100" w:afterAutospacing="1" w:line="240" w:lineRule="auto"/>
        <w:rPr>
          <w:ins w:id="24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25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Date: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 xml:space="preserve"> 26 July 2026</w:t>
        </w:r>
      </w:ins>
    </w:p>
    <w:p w:rsidR="00C15144" w:rsidRPr="00C15144" w:rsidRDefault="00C15144" w:rsidP="00C15144">
      <w:pPr>
        <w:spacing w:before="100" w:beforeAutospacing="1" w:after="100" w:afterAutospacing="1" w:line="240" w:lineRule="auto"/>
        <w:rPr>
          <w:ins w:id="26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27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Completed Work:</w:t>
        </w:r>
      </w:ins>
    </w:p>
    <w:p w:rsidR="00C15144" w:rsidRPr="00C15144" w:rsidRDefault="00C15144" w:rsidP="00C15144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28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29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 xml:space="preserve">Learned how to take input from the user using </w:t>
        </w:r>
        <w:r w:rsidRPr="00C15144">
          <w:rPr>
            <w:rFonts w:ascii="Courier New" w:eastAsia="Times New Roman" w:hAnsi="Courier New" w:cs="Courier New"/>
            <w:sz w:val="20"/>
            <w:szCs w:val="20"/>
          </w:rPr>
          <w:t>input()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.</w:t>
        </w:r>
      </w:ins>
    </w:p>
    <w:p w:rsidR="00C15144" w:rsidRPr="00C15144" w:rsidRDefault="00C15144" w:rsidP="00C15144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30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31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Learned Typecasting in Python.</w:t>
        </w:r>
      </w:ins>
    </w:p>
    <w:p w:rsidR="00C15144" w:rsidRPr="00C15144" w:rsidRDefault="00C15144" w:rsidP="00C15144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32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33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Practiced basic arithmetic operations:</w:t>
        </w:r>
      </w:ins>
    </w:p>
    <w:p w:rsidR="00C15144" w:rsidRPr="00C15144" w:rsidRDefault="00C15144" w:rsidP="00C15144">
      <w:pPr>
        <w:numPr>
          <w:ilvl w:val="1"/>
          <w:numId w:val="2"/>
        </w:numPr>
        <w:spacing w:before="100" w:beforeAutospacing="1" w:after="100" w:afterAutospacing="1" w:line="240" w:lineRule="auto"/>
        <w:rPr>
          <w:ins w:id="34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35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Addition</w:t>
        </w:r>
      </w:ins>
    </w:p>
    <w:p w:rsidR="00C15144" w:rsidRPr="00C15144" w:rsidRDefault="00C15144" w:rsidP="00C15144">
      <w:pPr>
        <w:numPr>
          <w:ilvl w:val="1"/>
          <w:numId w:val="2"/>
        </w:numPr>
        <w:spacing w:before="100" w:beforeAutospacing="1" w:after="100" w:afterAutospacing="1" w:line="240" w:lineRule="auto"/>
        <w:rPr>
          <w:ins w:id="36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37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Subtraction</w:t>
        </w:r>
      </w:ins>
    </w:p>
    <w:p w:rsidR="00C15144" w:rsidRPr="00C15144" w:rsidRDefault="00C15144" w:rsidP="00C15144">
      <w:pPr>
        <w:numPr>
          <w:ilvl w:val="1"/>
          <w:numId w:val="2"/>
        </w:numPr>
        <w:spacing w:before="100" w:beforeAutospacing="1" w:after="100" w:afterAutospacing="1" w:line="240" w:lineRule="auto"/>
        <w:rPr>
          <w:ins w:id="38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39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Multiplication</w:t>
        </w:r>
      </w:ins>
    </w:p>
    <w:p w:rsidR="00C15144" w:rsidRPr="00C15144" w:rsidRDefault="00C15144" w:rsidP="00C15144">
      <w:pPr>
        <w:numPr>
          <w:ilvl w:val="1"/>
          <w:numId w:val="2"/>
        </w:numPr>
        <w:spacing w:before="100" w:beforeAutospacing="1" w:after="100" w:afterAutospacing="1" w:line="240" w:lineRule="auto"/>
        <w:rPr>
          <w:ins w:id="40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41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Division</w:t>
        </w:r>
      </w:ins>
    </w:p>
    <w:p w:rsidR="00C15144" w:rsidRPr="00C15144" w:rsidRDefault="00C15144" w:rsidP="00C7177D">
      <w:pPr>
        <w:tabs>
          <w:tab w:val="left" w:pos="2532"/>
        </w:tabs>
        <w:spacing w:before="100" w:beforeAutospacing="1" w:after="100" w:afterAutospacing="1" w:line="240" w:lineRule="auto"/>
        <w:rPr>
          <w:ins w:id="42" w:author="Microsoft account" w:date="2026-07-26T21:03:00Z"/>
          <w:rFonts w:ascii="Times New Roman" w:eastAsia="Times New Roman" w:hAnsi="Times New Roman" w:cs="Times New Roman"/>
          <w:sz w:val="24"/>
          <w:szCs w:val="24"/>
        </w:rPr>
        <w:pPrChange w:id="43" w:author="Microsoft account" w:date="2026-07-30T19:21:00Z">
          <w:pPr>
            <w:spacing w:before="100" w:beforeAutospacing="1" w:after="100" w:afterAutospacing="1" w:line="240" w:lineRule="auto"/>
          </w:pPr>
        </w:pPrChange>
      </w:pPr>
      <w:ins w:id="44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Topics Covered:</w:t>
        </w:r>
      </w:ins>
      <w:ins w:id="45" w:author="Microsoft account" w:date="2026-07-30T19:21:00Z">
        <w:r w:rsid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ab/>
        </w:r>
      </w:ins>
    </w:p>
    <w:p w:rsidR="00C15144" w:rsidRPr="00C15144" w:rsidRDefault="00C15144" w:rsidP="00C15144">
      <w:pPr>
        <w:numPr>
          <w:ilvl w:val="0"/>
          <w:numId w:val="3"/>
        </w:numPr>
        <w:spacing w:before="100" w:beforeAutospacing="1" w:after="100" w:afterAutospacing="1" w:line="240" w:lineRule="auto"/>
        <w:rPr>
          <w:ins w:id="46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47" w:author="Microsoft account" w:date="2026-07-26T21:03:00Z">
        <w:r w:rsidRPr="00C15144">
          <w:rPr>
            <w:rFonts w:ascii="Courier New" w:eastAsia="Times New Roman" w:hAnsi="Courier New" w:cs="Courier New"/>
            <w:sz w:val="20"/>
            <w:szCs w:val="20"/>
          </w:rPr>
          <w:t>input()</w:t>
        </w:r>
      </w:ins>
    </w:p>
    <w:p w:rsidR="00C15144" w:rsidRPr="00C15144" w:rsidRDefault="00C15144" w:rsidP="00C15144">
      <w:pPr>
        <w:numPr>
          <w:ilvl w:val="0"/>
          <w:numId w:val="3"/>
        </w:numPr>
        <w:spacing w:before="100" w:beforeAutospacing="1" w:after="100" w:afterAutospacing="1" w:line="240" w:lineRule="auto"/>
        <w:rPr>
          <w:ins w:id="48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49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Typecasting</w:t>
        </w:r>
      </w:ins>
    </w:p>
    <w:p w:rsidR="00C15144" w:rsidRPr="00C15144" w:rsidRDefault="00C15144" w:rsidP="00C15144">
      <w:pPr>
        <w:numPr>
          <w:ilvl w:val="0"/>
          <w:numId w:val="3"/>
        </w:numPr>
        <w:spacing w:before="100" w:beforeAutospacing="1" w:after="100" w:afterAutospacing="1" w:line="240" w:lineRule="auto"/>
        <w:rPr>
          <w:ins w:id="50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proofErr w:type="spellStart"/>
      <w:ins w:id="51" w:author="Microsoft account" w:date="2026-07-26T21:03:00Z">
        <w:r w:rsidRPr="00C15144">
          <w:rPr>
            <w:rFonts w:ascii="Courier New" w:eastAsia="Times New Roman" w:hAnsi="Courier New" w:cs="Courier New"/>
            <w:sz w:val="20"/>
            <w:szCs w:val="20"/>
          </w:rPr>
          <w:t>int</w:t>
        </w:r>
        <w:proofErr w:type="spellEnd"/>
        <w:r w:rsidRPr="00C15144">
          <w:rPr>
            <w:rFonts w:ascii="Courier New" w:eastAsia="Times New Roman" w:hAnsi="Courier New" w:cs="Courier New"/>
            <w:sz w:val="20"/>
            <w:szCs w:val="20"/>
          </w:rPr>
          <w:t>()</w:t>
        </w:r>
      </w:ins>
    </w:p>
    <w:p w:rsidR="00C15144" w:rsidRPr="00C15144" w:rsidRDefault="00C15144" w:rsidP="00C15144">
      <w:pPr>
        <w:numPr>
          <w:ilvl w:val="0"/>
          <w:numId w:val="3"/>
        </w:numPr>
        <w:spacing w:before="100" w:beforeAutospacing="1" w:after="100" w:afterAutospacing="1" w:line="240" w:lineRule="auto"/>
        <w:rPr>
          <w:ins w:id="52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53" w:author="Microsoft account" w:date="2026-07-26T21:03:00Z">
        <w:r w:rsidRPr="00C15144">
          <w:rPr>
            <w:rFonts w:ascii="Courier New" w:eastAsia="Times New Roman" w:hAnsi="Courier New" w:cs="Courier New"/>
            <w:sz w:val="20"/>
            <w:szCs w:val="20"/>
          </w:rPr>
          <w:t>float()</w:t>
        </w:r>
      </w:ins>
    </w:p>
    <w:p w:rsidR="00C15144" w:rsidRPr="00C15144" w:rsidRDefault="00C15144" w:rsidP="00C15144">
      <w:pPr>
        <w:numPr>
          <w:ilvl w:val="0"/>
          <w:numId w:val="3"/>
        </w:numPr>
        <w:spacing w:before="100" w:beforeAutospacing="1" w:after="100" w:afterAutospacing="1" w:line="240" w:lineRule="auto"/>
        <w:rPr>
          <w:ins w:id="54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55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Addition (</w:t>
        </w:r>
        <w:r w:rsidRPr="00C15144">
          <w:rPr>
            <w:rFonts w:ascii="Courier New" w:eastAsia="Times New Roman" w:hAnsi="Courier New" w:cs="Courier New"/>
            <w:sz w:val="20"/>
            <w:szCs w:val="20"/>
          </w:rPr>
          <w:t>+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ins>
    </w:p>
    <w:p w:rsidR="00C15144" w:rsidRPr="00C15144" w:rsidRDefault="00C15144" w:rsidP="00C15144">
      <w:pPr>
        <w:numPr>
          <w:ilvl w:val="0"/>
          <w:numId w:val="3"/>
        </w:numPr>
        <w:spacing w:before="100" w:beforeAutospacing="1" w:after="100" w:afterAutospacing="1" w:line="240" w:lineRule="auto"/>
        <w:rPr>
          <w:ins w:id="56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57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Subtraction (</w:t>
        </w:r>
        <w:r w:rsidRPr="00C15144">
          <w:rPr>
            <w:rFonts w:ascii="Courier New" w:eastAsia="Times New Roman" w:hAnsi="Courier New" w:cs="Courier New"/>
            <w:sz w:val="20"/>
            <w:szCs w:val="20"/>
          </w:rPr>
          <w:t>-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ins>
    </w:p>
    <w:p w:rsidR="00C15144" w:rsidRPr="00C15144" w:rsidRDefault="00C15144" w:rsidP="00C15144">
      <w:pPr>
        <w:numPr>
          <w:ilvl w:val="0"/>
          <w:numId w:val="3"/>
        </w:numPr>
        <w:spacing w:before="100" w:beforeAutospacing="1" w:after="100" w:afterAutospacing="1" w:line="240" w:lineRule="auto"/>
        <w:rPr>
          <w:ins w:id="58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59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Multiplication (</w:t>
        </w:r>
        <w:r w:rsidRPr="00C15144">
          <w:rPr>
            <w:rFonts w:ascii="Courier New" w:eastAsia="Times New Roman" w:hAnsi="Courier New" w:cs="Courier New"/>
            <w:sz w:val="20"/>
            <w:szCs w:val="20"/>
          </w:rPr>
          <w:t>*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ins>
    </w:p>
    <w:p w:rsidR="00C15144" w:rsidRPr="00C15144" w:rsidRDefault="00C15144" w:rsidP="00C15144">
      <w:pPr>
        <w:numPr>
          <w:ilvl w:val="0"/>
          <w:numId w:val="3"/>
        </w:numPr>
        <w:spacing w:before="100" w:beforeAutospacing="1" w:after="100" w:afterAutospacing="1" w:line="240" w:lineRule="auto"/>
        <w:rPr>
          <w:ins w:id="60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61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Division (</w:t>
        </w:r>
        <w:r w:rsidRPr="00C15144">
          <w:rPr>
            <w:rFonts w:ascii="Courier New" w:eastAsia="Times New Roman" w:hAnsi="Courier New" w:cs="Courier New"/>
            <w:sz w:val="20"/>
            <w:szCs w:val="20"/>
          </w:rPr>
          <w:t>/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ins>
    </w:p>
    <w:p w:rsidR="00C15144" w:rsidRPr="00C15144" w:rsidRDefault="00C7177D" w:rsidP="00C15144">
      <w:pPr>
        <w:spacing w:after="0" w:line="240" w:lineRule="auto"/>
        <w:rPr>
          <w:ins w:id="62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63" w:author="Microsoft account" w:date="2026-07-26T21:03:00Z">
        <w:r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pict>
            <v:rect id="_x0000_i1026" style="width:0;height:1.5pt" o:hralign="center" o:hrstd="t" o:hr="t" fillcolor="#a0a0a0" stroked="f"/>
          </w:pict>
        </w:r>
      </w:ins>
    </w:p>
    <w:p w:rsidR="00C15144" w:rsidRPr="00C15144" w:rsidRDefault="00C15144" w:rsidP="00C15144">
      <w:pPr>
        <w:spacing w:before="100" w:beforeAutospacing="1" w:after="100" w:afterAutospacing="1" w:line="240" w:lineRule="auto"/>
        <w:outlineLvl w:val="1"/>
        <w:rPr>
          <w:ins w:id="64" w:author="Microsoft account" w:date="2026-07-26T21:03:00Z"/>
          <w:rFonts w:ascii="Times New Roman" w:eastAsia="Times New Roman" w:hAnsi="Times New Roman" w:cs="Times New Roman"/>
          <w:b/>
          <w:bCs/>
          <w:sz w:val="36"/>
          <w:szCs w:val="36"/>
        </w:rPr>
      </w:pPr>
      <w:ins w:id="65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36"/>
            <w:szCs w:val="36"/>
          </w:rPr>
          <w:t>Task 3: Comparison &amp; Logical Operators</w:t>
        </w:r>
      </w:ins>
    </w:p>
    <w:p w:rsidR="00C15144" w:rsidRPr="00C15144" w:rsidRDefault="00C15144" w:rsidP="00C15144">
      <w:pPr>
        <w:spacing w:before="100" w:beforeAutospacing="1" w:after="100" w:afterAutospacing="1" w:line="240" w:lineRule="auto"/>
        <w:rPr>
          <w:ins w:id="66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67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Date: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 xml:space="preserve"> 26 July 2026</w:t>
        </w:r>
      </w:ins>
    </w:p>
    <w:p w:rsidR="00C15144" w:rsidRPr="00C15144" w:rsidRDefault="00C15144" w:rsidP="00C15144">
      <w:pPr>
        <w:spacing w:before="100" w:beforeAutospacing="1" w:after="100" w:afterAutospacing="1" w:line="240" w:lineRule="auto"/>
        <w:rPr>
          <w:ins w:id="68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69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Completed Work:</w:t>
        </w:r>
      </w:ins>
    </w:p>
    <w:p w:rsidR="00C15144" w:rsidRPr="00C15144" w:rsidRDefault="00C15144" w:rsidP="00C15144">
      <w:pPr>
        <w:numPr>
          <w:ilvl w:val="0"/>
          <w:numId w:val="4"/>
        </w:numPr>
        <w:spacing w:before="100" w:beforeAutospacing="1" w:after="100" w:afterAutospacing="1" w:line="240" w:lineRule="auto"/>
        <w:rPr>
          <w:ins w:id="70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71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Completed the assignment on Comparison Operators.</w:t>
        </w:r>
      </w:ins>
    </w:p>
    <w:p w:rsidR="00C15144" w:rsidRPr="00C15144" w:rsidRDefault="00C15144" w:rsidP="00C15144">
      <w:pPr>
        <w:numPr>
          <w:ilvl w:val="0"/>
          <w:numId w:val="4"/>
        </w:numPr>
        <w:spacing w:before="100" w:beforeAutospacing="1" w:after="100" w:afterAutospacing="1" w:line="240" w:lineRule="auto"/>
        <w:rPr>
          <w:ins w:id="72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73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Completed the assignment on Logical Operators.</w:t>
        </w:r>
      </w:ins>
    </w:p>
    <w:p w:rsidR="00C15144" w:rsidRPr="00C15144" w:rsidRDefault="00C15144" w:rsidP="00C15144">
      <w:pPr>
        <w:spacing w:before="100" w:beforeAutospacing="1" w:after="100" w:afterAutospacing="1" w:line="240" w:lineRule="auto"/>
        <w:outlineLvl w:val="2"/>
        <w:rPr>
          <w:ins w:id="74" w:author="Microsoft account" w:date="2026-07-26T21:03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75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Comparison Operators</w:t>
        </w:r>
      </w:ins>
    </w:p>
    <w:p w:rsidR="00C15144" w:rsidRPr="00C15144" w:rsidRDefault="00C15144" w:rsidP="00C15144">
      <w:pPr>
        <w:numPr>
          <w:ilvl w:val="0"/>
          <w:numId w:val="5"/>
        </w:numPr>
        <w:spacing w:before="100" w:beforeAutospacing="1" w:after="100" w:afterAutospacing="1" w:line="240" w:lineRule="auto"/>
        <w:rPr>
          <w:ins w:id="76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77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Equal to (</w:t>
        </w:r>
        <w:r w:rsidRPr="00C15144">
          <w:rPr>
            <w:rFonts w:ascii="Courier New" w:eastAsia="Times New Roman" w:hAnsi="Courier New" w:cs="Courier New"/>
            <w:sz w:val="20"/>
            <w:szCs w:val="20"/>
          </w:rPr>
          <w:t>==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ins>
    </w:p>
    <w:p w:rsidR="00C15144" w:rsidRPr="00C15144" w:rsidRDefault="00C15144" w:rsidP="00C15144">
      <w:pPr>
        <w:numPr>
          <w:ilvl w:val="0"/>
          <w:numId w:val="5"/>
        </w:numPr>
        <w:spacing w:before="100" w:beforeAutospacing="1" w:after="100" w:afterAutospacing="1" w:line="240" w:lineRule="auto"/>
        <w:rPr>
          <w:ins w:id="78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79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Not equal to (</w:t>
        </w:r>
        <w:r w:rsidRPr="00C15144">
          <w:rPr>
            <w:rFonts w:ascii="Courier New" w:eastAsia="Times New Roman" w:hAnsi="Courier New" w:cs="Courier New"/>
            <w:sz w:val="20"/>
            <w:szCs w:val="20"/>
          </w:rPr>
          <w:t>!=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ins>
    </w:p>
    <w:p w:rsidR="00C15144" w:rsidRPr="00C15144" w:rsidRDefault="00C15144" w:rsidP="00C15144">
      <w:pPr>
        <w:numPr>
          <w:ilvl w:val="0"/>
          <w:numId w:val="5"/>
        </w:numPr>
        <w:spacing w:before="100" w:beforeAutospacing="1" w:after="100" w:afterAutospacing="1" w:line="240" w:lineRule="auto"/>
        <w:rPr>
          <w:ins w:id="80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81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Greater than (</w:t>
        </w:r>
        <w:r w:rsidRPr="00C15144">
          <w:rPr>
            <w:rFonts w:ascii="Courier New" w:eastAsia="Times New Roman" w:hAnsi="Courier New" w:cs="Courier New"/>
            <w:sz w:val="20"/>
            <w:szCs w:val="20"/>
          </w:rPr>
          <w:t>&gt;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ins>
    </w:p>
    <w:p w:rsidR="00C15144" w:rsidRPr="00C15144" w:rsidRDefault="00C15144" w:rsidP="00C15144">
      <w:pPr>
        <w:numPr>
          <w:ilvl w:val="0"/>
          <w:numId w:val="5"/>
        </w:numPr>
        <w:spacing w:before="100" w:beforeAutospacing="1" w:after="100" w:afterAutospacing="1" w:line="240" w:lineRule="auto"/>
        <w:rPr>
          <w:ins w:id="82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83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Less than (</w:t>
        </w:r>
        <w:r w:rsidRPr="00C15144">
          <w:rPr>
            <w:rFonts w:ascii="Courier New" w:eastAsia="Times New Roman" w:hAnsi="Courier New" w:cs="Courier New"/>
            <w:sz w:val="20"/>
            <w:szCs w:val="20"/>
          </w:rPr>
          <w:t>&lt;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ins>
    </w:p>
    <w:p w:rsidR="00C15144" w:rsidRPr="00C15144" w:rsidRDefault="00C15144" w:rsidP="00C15144">
      <w:pPr>
        <w:numPr>
          <w:ilvl w:val="0"/>
          <w:numId w:val="5"/>
        </w:numPr>
        <w:spacing w:before="100" w:beforeAutospacing="1" w:after="100" w:afterAutospacing="1" w:line="240" w:lineRule="auto"/>
        <w:rPr>
          <w:ins w:id="84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85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Greater than or equal to (</w:t>
        </w:r>
        <w:r w:rsidRPr="00C15144">
          <w:rPr>
            <w:rFonts w:ascii="Courier New" w:eastAsia="Times New Roman" w:hAnsi="Courier New" w:cs="Courier New"/>
            <w:sz w:val="20"/>
            <w:szCs w:val="20"/>
          </w:rPr>
          <w:t>&gt;=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ins>
    </w:p>
    <w:p w:rsidR="00C15144" w:rsidRPr="00C15144" w:rsidRDefault="00C15144" w:rsidP="00C15144">
      <w:pPr>
        <w:numPr>
          <w:ilvl w:val="0"/>
          <w:numId w:val="5"/>
        </w:numPr>
        <w:spacing w:before="100" w:beforeAutospacing="1" w:after="100" w:afterAutospacing="1" w:line="240" w:lineRule="auto"/>
        <w:rPr>
          <w:ins w:id="86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87" w:author="Microsoft account" w:date="2026-07-26T21:03:00Z"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Less than or equal to (</w:t>
        </w:r>
        <w:r w:rsidRPr="00C15144">
          <w:rPr>
            <w:rFonts w:ascii="Courier New" w:eastAsia="Times New Roman" w:hAnsi="Courier New" w:cs="Courier New"/>
            <w:sz w:val="20"/>
            <w:szCs w:val="20"/>
          </w:rPr>
          <w:t>&lt;=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ins>
    </w:p>
    <w:p w:rsidR="00C15144" w:rsidRPr="00C15144" w:rsidRDefault="00C15144" w:rsidP="00C15144">
      <w:pPr>
        <w:spacing w:before="100" w:beforeAutospacing="1" w:after="100" w:afterAutospacing="1" w:line="240" w:lineRule="auto"/>
        <w:outlineLvl w:val="2"/>
        <w:rPr>
          <w:ins w:id="88" w:author="Microsoft account" w:date="2026-07-26T21:03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89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Logical Operators</w:t>
        </w:r>
      </w:ins>
    </w:p>
    <w:p w:rsidR="00C15144" w:rsidRPr="00C15144" w:rsidRDefault="00C15144" w:rsidP="00C15144">
      <w:pPr>
        <w:numPr>
          <w:ilvl w:val="0"/>
          <w:numId w:val="6"/>
        </w:numPr>
        <w:spacing w:before="100" w:beforeAutospacing="1" w:after="100" w:afterAutospacing="1" w:line="240" w:lineRule="auto"/>
        <w:rPr>
          <w:ins w:id="90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91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AND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 xml:space="preserve"> (</w:t>
        </w:r>
        <w:r w:rsidRPr="00C15144">
          <w:rPr>
            <w:rFonts w:ascii="Courier New" w:eastAsia="Times New Roman" w:hAnsi="Courier New" w:cs="Courier New"/>
            <w:sz w:val="20"/>
            <w:szCs w:val="20"/>
          </w:rPr>
          <w:t>and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ins>
    </w:p>
    <w:p w:rsidR="00C15144" w:rsidRPr="00C15144" w:rsidRDefault="00C15144" w:rsidP="00C15144">
      <w:pPr>
        <w:numPr>
          <w:ilvl w:val="0"/>
          <w:numId w:val="6"/>
        </w:numPr>
        <w:spacing w:before="100" w:beforeAutospacing="1" w:after="100" w:afterAutospacing="1" w:line="240" w:lineRule="auto"/>
        <w:rPr>
          <w:ins w:id="92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93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OR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 xml:space="preserve"> (</w:t>
        </w:r>
        <w:r w:rsidRPr="00C15144">
          <w:rPr>
            <w:rFonts w:ascii="Courier New" w:eastAsia="Times New Roman" w:hAnsi="Courier New" w:cs="Courier New"/>
            <w:sz w:val="20"/>
            <w:szCs w:val="20"/>
          </w:rPr>
          <w:t>or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ins>
    </w:p>
    <w:p w:rsidR="00C15144" w:rsidRPr="00C15144" w:rsidRDefault="00C15144" w:rsidP="00C15144">
      <w:pPr>
        <w:numPr>
          <w:ilvl w:val="0"/>
          <w:numId w:val="6"/>
        </w:numPr>
        <w:spacing w:before="100" w:beforeAutospacing="1" w:after="100" w:afterAutospacing="1" w:line="240" w:lineRule="auto"/>
        <w:rPr>
          <w:ins w:id="94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95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NOT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 xml:space="preserve"> (</w:t>
        </w:r>
        <w:r w:rsidRPr="00C15144">
          <w:rPr>
            <w:rFonts w:ascii="Courier New" w:eastAsia="Times New Roman" w:hAnsi="Courier New" w:cs="Courier New"/>
            <w:sz w:val="20"/>
            <w:szCs w:val="20"/>
          </w:rPr>
          <w:t>not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ins>
    </w:p>
    <w:p w:rsidR="00C15144" w:rsidRPr="00C15144" w:rsidRDefault="00C15144" w:rsidP="00C15144">
      <w:pPr>
        <w:spacing w:before="100" w:beforeAutospacing="1" w:after="100" w:afterAutospacing="1" w:line="240" w:lineRule="auto"/>
        <w:rPr>
          <w:ins w:id="96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  <w:ins w:id="97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Example:</w:t>
        </w:r>
      </w:ins>
    </w:p>
    <w:p w:rsidR="00C15144" w:rsidRPr="00C15144" w:rsidRDefault="00C15144" w:rsidP="00C15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98" w:author="Microsoft account" w:date="2026-07-26T21:03:00Z"/>
          <w:rFonts w:ascii="Courier New" w:eastAsia="Times New Roman" w:hAnsi="Courier New" w:cs="Courier New"/>
          <w:sz w:val="20"/>
          <w:szCs w:val="20"/>
        </w:rPr>
      </w:pPr>
      <w:ins w:id="99" w:author="Microsoft account" w:date="2026-07-26T21:03:00Z">
        <w:r w:rsidRPr="00C15144">
          <w:rPr>
            <w:rFonts w:ascii="Courier New" w:eastAsia="Times New Roman" w:hAnsi="Courier New" w:cs="Courier New"/>
            <w:sz w:val="20"/>
            <w:szCs w:val="20"/>
          </w:rPr>
          <w:t># AND</w:t>
        </w:r>
      </w:ins>
    </w:p>
    <w:p w:rsidR="00C15144" w:rsidRPr="00C15144" w:rsidRDefault="00C15144" w:rsidP="00C15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100" w:author="Microsoft account" w:date="2026-07-26T21:03:00Z"/>
          <w:rFonts w:ascii="Courier New" w:eastAsia="Times New Roman" w:hAnsi="Courier New" w:cs="Courier New"/>
          <w:sz w:val="20"/>
          <w:szCs w:val="20"/>
        </w:rPr>
      </w:pPr>
      <w:ins w:id="101" w:author="Microsoft account" w:date="2026-07-26T21:03:00Z">
        <w:r w:rsidRPr="00C15144">
          <w:rPr>
            <w:rFonts w:ascii="Courier New" w:eastAsia="Times New Roman" w:hAnsi="Courier New" w:cs="Courier New"/>
            <w:sz w:val="20"/>
            <w:szCs w:val="20"/>
          </w:rPr>
          <w:t>age = 21</w:t>
        </w:r>
      </w:ins>
    </w:p>
    <w:p w:rsidR="00C15144" w:rsidRPr="00C15144" w:rsidRDefault="00C15144" w:rsidP="00C15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102" w:author="Microsoft account" w:date="2026-07-26T21:03:00Z"/>
          <w:rFonts w:ascii="Courier New" w:eastAsia="Times New Roman" w:hAnsi="Courier New" w:cs="Courier New"/>
          <w:sz w:val="20"/>
          <w:szCs w:val="20"/>
        </w:rPr>
      </w:pPr>
      <w:ins w:id="103" w:author="Microsoft account" w:date="2026-07-26T21:03:00Z">
        <w:r w:rsidRPr="00C15144">
          <w:rPr>
            <w:rFonts w:ascii="Courier New" w:eastAsia="Times New Roman" w:hAnsi="Courier New" w:cs="Courier New"/>
            <w:sz w:val="20"/>
            <w:szCs w:val="20"/>
          </w:rPr>
          <w:t>print(age &gt;= 16 and age &lt;= 29)</w:t>
        </w:r>
      </w:ins>
    </w:p>
    <w:p w:rsidR="00C15144" w:rsidRPr="00C15144" w:rsidRDefault="00C15144" w:rsidP="00C15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104" w:author="Microsoft account" w:date="2026-07-26T21:03:00Z"/>
          <w:rFonts w:ascii="Courier New" w:eastAsia="Times New Roman" w:hAnsi="Courier New" w:cs="Courier New"/>
          <w:sz w:val="20"/>
          <w:szCs w:val="20"/>
        </w:rPr>
      </w:pPr>
    </w:p>
    <w:p w:rsidR="00C15144" w:rsidRPr="00C15144" w:rsidRDefault="00C15144" w:rsidP="00C15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105" w:author="Microsoft account" w:date="2026-07-26T21:03:00Z"/>
          <w:rFonts w:ascii="Courier New" w:eastAsia="Times New Roman" w:hAnsi="Courier New" w:cs="Courier New"/>
          <w:sz w:val="20"/>
          <w:szCs w:val="20"/>
        </w:rPr>
      </w:pPr>
      <w:ins w:id="106" w:author="Microsoft account" w:date="2026-07-26T21:03:00Z">
        <w:r w:rsidRPr="00C15144">
          <w:rPr>
            <w:rFonts w:ascii="Courier New" w:eastAsia="Times New Roman" w:hAnsi="Courier New" w:cs="Courier New"/>
            <w:sz w:val="20"/>
            <w:szCs w:val="20"/>
          </w:rPr>
          <w:t># OR</w:t>
        </w:r>
      </w:ins>
    </w:p>
    <w:p w:rsidR="00C15144" w:rsidRPr="00C15144" w:rsidRDefault="00C15144" w:rsidP="00C15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107" w:author="Microsoft account" w:date="2026-07-26T21:03:00Z"/>
          <w:rFonts w:ascii="Courier New" w:eastAsia="Times New Roman" w:hAnsi="Courier New" w:cs="Courier New"/>
          <w:sz w:val="20"/>
          <w:szCs w:val="20"/>
        </w:rPr>
      </w:pPr>
      <w:ins w:id="108" w:author="Microsoft account" w:date="2026-07-26T21:03:00Z">
        <w:r w:rsidRPr="00C15144">
          <w:rPr>
            <w:rFonts w:ascii="Courier New" w:eastAsia="Times New Roman" w:hAnsi="Courier New" w:cs="Courier New"/>
            <w:sz w:val="20"/>
            <w:szCs w:val="20"/>
          </w:rPr>
          <w:t>age = 33</w:t>
        </w:r>
      </w:ins>
    </w:p>
    <w:p w:rsidR="00C15144" w:rsidRPr="00C15144" w:rsidRDefault="00C15144" w:rsidP="00C15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109" w:author="Microsoft account" w:date="2026-07-26T21:03:00Z"/>
          <w:rFonts w:ascii="Courier New" w:eastAsia="Times New Roman" w:hAnsi="Courier New" w:cs="Courier New"/>
          <w:sz w:val="20"/>
          <w:szCs w:val="20"/>
        </w:rPr>
      </w:pPr>
      <w:ins w:id="110" w:author="Microsoft account" w:date="2026-07-26T21:03:00Z">
        <w:r w:rsidRPr="00C15144">
          <w:rPr>
            <w:rFonts w:ascii="Courier New" w:eastAsia="Times New Roman" w:hAnsi="Courier New" w:cs="Courier New"/>
            <w:sz w:val="20"/>
            <w:szCs w:val="20"/>
          </w:rPr>
          <w:t>print(age &gt;= 36 or age &lt;= 3)</w:t>
        </w:r>
      </w:ins>
    </w:p>
    <w:p w:rsidR="00C15144" w:rsidRPr="00C15144" w:rsidRDefault="00C15144" w:rsidP="00C15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111" w:author="Microsoft account" w:date="2026-07-26T21:03:00Z"/>
          <w:rFonts w:ascii="Courier New" w:eastAsia="Times New Roman" w:hAnsi="Courier New" w:cs="Courier New"/>
          <w:sz w:val="20"/>
          <w:szCs w:val="20"/>
        </w:rPr>
      </w:pPr>
    </w:p>
    <w:p w:rsidR="00C15144" w:rsidRPr="00C15144" w:rsidRDefault="00C15144" w:rsidP="00C15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112" w:author="Microsoft account" w:date="2026-07-26T21:03:00Z"/>
          <w:rFonts w:ascii="Courier New" w:eastAsia="Times New Roman" w:hAnsi="Courier New" w:cs="Courier New"/>
          <w:sz w:val="20"/>
          <w:szCs w:val="20"/>
        </w:rPr>
      </w:pPr>
      <w:ins w:id="113" w:author="Microsoft account" w:date="2026-07-26T21:03:00Z">
        <w:r w:rsidRPr="00C15144">
          <w:rPr>
            <w:rFonts w:ascii="Courier New" w:eastAsia="Times New Roman" w:hAnsi="Courier New" w:cs="Courier New"/>
            <w:sz w:val="20"/>
            <w:szCs w:val="20"/>
          </w:rPr>
          <w:t># NOT</w:t>
        </w:r>
      </w:ins>
    </w:p>
    <w:p w:rsidR="00C15144" w:rsidRPr="00C15144" w:rsidRDefault="00C15144" w:rsidP="00C15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114" w:author="Microsoft account" w:date="2026-07-26T21:03:00Z"/>
          <w:rFonts w:ascii="Courier New" w:eastAsia="Times New Roman" w:hAnsi="Courier New" w:cs="Courier New"/>
          <w:sz w:val="20"/>
          <w:szCs w:val="20"/>
        </w:rPr>
      </w:pPr>
      <w:ins w:id="115" w:author="Microsoft account" w:date="2026-07-26T21:03:00Z">
        <w:r w:rsidRPr="00C15144">
          <w:rPr>
            <w:rFonts w:ascii="Courier New" w:eastAsia="Times New Roman" w:hAnsi="Courier New" w:cs="Courier New"/>
            <w:sz w:val="20"/>
            <w:szCs w:val="20"/>
          </w:rPr>
          <w:t>age = 22</w:t>
        </w:r>
      </w:ins>
    </w:p>
    <w:p w:rsidR="00C15144" w:rsidRPr="00C15144" w:rsidRDefault="00C15144" w:rsidP="00C15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116" w:author="Microsoft account" w:date="2026-07-26T21:03:00Z"/>
          <w:rFonts w:ascii="Courier New" w:eastAsia="Times New Roman" w:hAnsi="Courier New" w:cs="Courier New"/>
          <w:sz w:val="20"/>
          <w:szCs w:val="20"/>
        </w:rPr>
      </w:pPr>
      <w:ins w:id="117" w:author="Microsoft account" w:date="2026-07-26T21:03:00Z">
        <w:r w:rsidRPr="00C15144">
          <w:rPr>
            <w:rFonts w:ascii="Courier New" w:eastAsia="Times New Roman" w:hAnsi="Courier New" w:cs="Courier New"/>
            <w:sz w:val="20"/>
            <w:szCs w:val="20"/>
          </w:rPr>
          <w:t>print(not(age &gt; 32))</w:t>
        </w:r>
      </w:ins>
    </w:p>
    <w:p w:rsidR="00C15144" w:rsidRPr="00C15144" w:rsidRDefault="00C15144" w:rsidP="00C15144">
      <w:pPr>
        <w:spacing w:before="100" w:beforeAutospacing="1" w:after="100" w:afterAutospacing="1" w:line="240" w:lineRule="auto"/>
        <w:outlineLvl w:val="2"/>
        <w:rPr>
          <w:ins w:id="118" w:author="Microsoft account" w:date="2026-07-26T21:03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119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Status:</w:t>
        </w:r>
      </w:ins>
    </w:p>
    <w:p w:rsidR="00C15144" w:rsidRDefault="00C15144" w:rsidP="00C15144">
      <w:pPr>
        <w:spacing w:before="100" w:beforeAutospacing="1" w:after="100" w:afterAutospacing="1" w:line="240" w:lineRule="auto"/>
        <w:rPr>
          <w:ins w:id="120" w:author="Microsoft account" w:date="2026-07-30T19:21:00Z"/>
          <w:rFonts w:ascii="Segoe UI Symbol" w:eastAsia="Times New Roman" w:hAnsi="Segoe UI Symbol" w:cs="Segoe UI Symbol"/>
          <w:b/>
          <w:bCs/>
          <w:sz w:val="24"/>
          <w:szCs w:val="24"/>
        </w:rPr>
      </w:pPr>
      <w:ins w:id="121" w:author="Microsoft account" w:date="2026-07-26T21:03:00Z">
        <w:r w:rsidRPr="00C15144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Task 1 – Completed </w:t>
        </w:r>
        <w:r w:rsidRPr="00C15144">
          <w:rPr>
            <w:rFonts w:ascii="Segoe UI Symbol" w:eastAsia="Times New Roman" w:hAnsi="Segoe UI Symbol" w:cs="Segoe UI Symbol"/>
            <w:b/>
            <w:bCs/>
            <w:sz w:val="24"/>
            <w:szCs w:val="24"/>
          </w:rPr>
          <w:t>✅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C15144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Task 2 – Completed </w:t>
        </w:r>
        <w:r w:rsidRPr="00C15144">
          <w:rPr>
            <w:rFonts w:ascii="Segoe UI Symbol" w:eastAsia="Times New Roman" w:hAnsi="Segoe UI Symbol" w:cs="Segoe UI Symbol"/>
            <w:b/>
            <w:bCs/>
            <w:sz w:val="24"/>
            <w:szCs w:val="24"/>
          </w:rPr>
          <w:t>✅</w:t>
        </w:r>
        <w:r w:rsidRPr="00C15144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C15144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Task 3 – Completed </w:t>
        </w:r>
        <w:r w:rsidRPr="00C15144">
          <w:rPr>
            <w:rFonts w:ascii="Segoe UI Symbol" w:eastAsia="Times New Roman" w:hAnsi="Segoe UI Symbol" w:cs="Segoe UI Symbol"/>
            <w:b/>
            <w:bCs/>
            <w:sz w:val="24"/>
            <w:szCs w:val="24"/>
          </w:rPr>
          <w:t>✅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0"/>
        <w:rPr>
          <w:ins w:id="122" w:author="Microsoft account" w:date="2026-07-30T19:30:00Z"/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ins w:id="123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</w:rPr>
          <w:lastRenderedPageBreak/>
          <w:t>PYTHON PROGRAMMING – TASK REPORT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1"/>
        <w:rPr>
          <w:ins w:id="124" w:author="Microsoft account" w:date="2026-07-30T19:30:00Z"/>
          <w:rFonts w:ascii="Times New Roman" w:eastAsia="Times New Roman" w:hAnsi="Times New Roman" w:cs="Times New Roman"/>
          <w:b/>
          <w:bCs/>
          <w:sz w:val="36"/>
          <w:szCs w:val="36"/>
        </w:rPr>
      </w:pPr>
      <w:ins w:id="125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36"/>
            <w:szCs w:val="36"/>
          </w:rPr>
          <w:t>Task 1: Python Installation &amp; Basic Program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12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27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Date: 26 July 2026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128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129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Completed Work:</w:t>
        </w:r>
      </w:ins>
    </w:p>
    <w:p w:rsidR="00C7177D" w:rsidRPr="00C7177D" w:rsidRDefault="00C7177D" w:rsidP="00C7177D">
      <w:pPr>
        <w:numPr>
          <w:ilvl w:val="0"/>
          <w:numId w:val="7"/>
        </w:numPr>
        <w:spacing w:before="100" w:beforeAutospacing="1" w:after="100" w:afterAutospacing="1" w:line="240" w:lineRule="auto"/>
        <w:rPr>
          <w:ins w:id="13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3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Successfully completed Python installation.</w:t>
        </w:r>
      </w:ins>
    </w:p>
    <w:p w:rsidR="00C7177D" w:rsidRPr="00C7177D" w:rsidRDefault="00C7177D" w:rsidP="00C7177D">
      <w:pPr>
        <w:numPr>
          <w:ilvl w:val="0"/>
          <w:numId w:val="7"/>
        </w:numPr>
        <w:spacing w:before="100" w:beforeAutospacing="1" w:after="100" w:afterAutospacing="1" w:line="240" w:lineRule="auto"/>
        <w:rPr>
          <w:ins w:id="13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3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Checked Python installation and setup.</w:t>
        </w:r>
      </w:ins>
    </w:p>
    <w:p w:rsidR="00C7177D" w:rsidRPr="00C7177D" w:rsidRDefault="00C7177D" w:rsidP="00C7177D">
      <w:pPr>
        <w:numPr>
          <w:ilvl w:val="0"/>
          <w:numId w:val="7"/>
        </w:numPr>
        <w:spacing w:before="100" w:beforeAutospacing="1" w:after="100" w:afterAutospacing="1" w:line="240" w:lineRule="auto"/>
        <w:rPr>
          <w:ins w:id="13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3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Created and executed a basic Python program.</w:t>
        </w:r>
      </w:ins>
    </w:p>
    <w:p w:rsidR="00C7177D" w:rsidRPr="00C7177D" w:rsidRDefault="00C7177D" w:rsidP="00C7177D">
      <w:pPr>
        <w:numPr>
          <w:ilvl w:val="0"/>
          <w:numId w:val="7"/>
        </w:numPr>
        <w:spacing w:before="100" w:beforeAutospacing="1" w:after="100" w:afterAutospacing="1" w:line="240" w:lineRule="auto"/>
        <w:rPr>
          <w:ins w:id="13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3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Practiced printing a name using the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print()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function.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138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139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Example: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140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141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print("Akash 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Rathore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>")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14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43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Status: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Task 1 – Completed </w:t>
        </w:r>
        <w:r w:rsidRPr="00C7177D">
          <w:rPr>
            <w:rFonts w:ascii="Segoe UI Symbol" w:eastAsia="Times New Roman" w:hAnsi="Segoe UI Symbol" w:cs="Segoe UI Symbol"/>
            <w:sz w:val="24"/>
            <w:szCs w:val="24"/>
          </w:rPr>
          <w:t>✅</w:t>
        </w:r>
      </w:ins>
    </w:p>
    <w:p w:rsidR="00C7177D" w:rsidRPr="00C7177D" w:rsidRDefault="00C7177D" w:rsidP="00C7177D">
      <w:pPr>
        <w:spacing w:after="0" w:line="240" w:lineRule="auto"/>
        <w:rPr>
          <w:ins w:id="14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4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pict>
            <v:rect id="_x0000_i1027" style="width:0;height:1.5pt" o:hralign="center" o:hrstd="t" o:hr="t" fillcolor="#a0a0a0" stroked="f"/>
          </w:pic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1"/>
        <w:rPr>
          <w:ins w:id="146" w:author="Microsoft account" w:date="2026-07-30T19:30:00Z"/>
          <w:rFonts w:ascii="Times New Roman" w:eastAsia="Times New Roman" w:hAnsi="Times New Roman" w:cs="Times New Roman"/>
          <w:b/>
          <w:bCs/>
          <w:sz w:val="36"/>
          <w:szCs w:val="36"/>
        </w:rPr>
      </w:pPr>
      <w:ins w:id="147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36"/>
            <w:szCs w:val="36"/>
          </w:rPr>
          <w:t>Task 2: Basic Python Programs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14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49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Date: 26 July 2026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150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151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Completed Work:</w:t>
        </w:r>
      </w:ins>
    </w:p>
    <w:p w:rsidR="00C7177D" w:rsidRPr="00C7177D" w:rsidRDefault="00C7177D" w:rsidP="00C7177D">
      <w:pPr>
        <w:numPr>
          <w:ilvl w:val="0"/>
          <w:numId w:val="8"/>
        </w:numPr>
        <w:spacing w:before="100" w:beforeAutospacing="1" w:after="100" w:afterAutospacing="1" w:line="240" w:lineRule="auto"/>
        <w:rPr>
          <w:ins w:id="15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5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Learned how to take input from the user using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input()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.</w:t>
        </w:r>
      </w:ins>
    </w:p>
    <w:p w:rsidR="00C7177D" w:rsidRPr="00C7177D" w:rsidRDefault="00C7177D" w:rsidP="00C7177D">
      <w:pPr>
        <w:numPr>
          <w:ilvl w:val="0"/>
          <w:numId w:val="8"/>
        </w:numPr>
        <w:spacing w:before="100" w:beforeAutospacing="1" w:after="100" w:afterAutospacing="1" w:line="240" w:lineRule="auto"/>
        <w:rPr>
          <w:ins w:id="15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5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Learned Typecasting in Python.</w:t>
        </w:r>
      </w:ins>
    </w:p>
    <w:p w:rsidR="00C7177D" w:rsidRPr="00C7177D" w:rsidRDefault="00C7177D" w:rsidP="00C7177D">
      <w:pPr>
        <w:numPr>
          <w:ilvl w:val="0"/>
          <w:numId w:val="8"/>
        </w:numPr>
        <w:spacing w:before="100" w:beforeAutospacing="1" w:after="100" w:afterAutospacing="1" w:line="240" w:lineRule="auto"/>
        <w:rPr>
          <w:ins w:id="15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5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Practiced basic arithmetic operations:</w:t>
        </w:r>
      </w:ins>
    </w:p>
    <w:p w:rsidR="00C7177D" w:rsidRPr="00C7177D" w:rsidRDefault="00C7177D" w:rsidP="00C7177D">
      <w:pPr>
        <w:numPr>
          <w:ilvl w:val="1"/>
          <w:numId w:val="8"/>
        </w:numPr>
        <w:spacing w:before="100" w:beforeAutospacing="1" w:after="100" w:afterAutospacing="1" w:line="240" w:lineRule="auto"/>
        <w:rPr>
          <w:ins w:id="15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59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Addition</w:t>
        </w:r>
      </w:ins>
    </w:p>
    <w:p w:rsidR="00C7177D" w:rsidRPr="00C7177D" w:rsidRDefault="00C7177D" w:rsidP="00C7177D">
      <w:pPr>
        <w:numPr>
          <w:ilvl w:val="1"/>
          <w:numId w:val="8"/>
        </w:numPr>
        <w:spacing w:before="100" w:beforeAutospacing="1" w:after="100" w:afterAutospacing="1" w:line="240" w:lineRule="auto"/>
        <w:rPr>
          <w:ins w:id="16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6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Subtraction</w:t>
        </w:r>
      </w:ins>
    </w:p>
    <w:p w:rsidR="00C7177D" w:rsidRPr="00C7177D" w:rsidRDefault="00C7177D" w:rsidP="00C7177D">
      <w:pPr>
        <w:numPr>
          <w:ilvl w:val="1"/>
          <w:numId w:val="8"/>
        </w:numPr>
        <w:spacing w:before="100" w:beforeAutospacing="1" w:after="100" w:afterAutospacing="1" w:line="240" w:lineRule="auto"/>
        <w:rPr>
          <w:ins w:id="16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6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Multiplication</w:t>
        </w:r>
      </w:ins>
    </w:p>
    <w:p w:rsidR="00C7177D" w:rsidRPr="00C7177D" w:rsidRDefault="00C7177D" w:rsidP="00C7177D">
      <w:pPr>
        <w:numPr>
          <w:ilvl w:val="1"/>
          <w:numId w:val="8"/>
        </w:numPr>
        <w:spacing w:before="100" w:beforeAutospacing="1" w:after="100" w:afterAutospacing="1" w:line="240" w:lineRule="auto"/>
        <w:rPr>
          <w:ins w:id="16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6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Division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166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167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Topics Covered:</w:t>
        </w:r>
      </w:ins>
    </w:p>
    <w:p w:rsidR="00C7177D" w:rsidRPr="00C7177D" w:rsidRDefault="00C7177D" w:rsidP="00C7177D">
      <w:pPr>
        <w:numPr>
          <w:ilvl w:val="0"/>
          <w:numId w:val="9"/>
        </w:numPr>
        <w:spacing w:before="100" w:beforeAutospacing="1" w:after="100" w:afterAutospacing="1" w:line="240" w:lineRule="auto"/>
        <w:rPr>
          <w:ins w:id="16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69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input()</w:t>
        </w:r>
      </w:ins>
    </w:p>
    <w:p w:rsidR="00C7177D" w:rsidRPr="00C7177D" w:rsidRDefault="00C7177D" w:rsidP="00C7177D">
      <w:pPr>
        <w:numPr>
          <w:ilvl w:val="0"/>
          <w:numId w:val="9"/>
        </w:numPr>
        <w:spacing w:before="100" w:beforeAutospacing="1" w:after="100" w:afterAutospacing="1" w:line="240" w:lineRule="auto"/>
        <w:rPr>
          <w:ins w:id="17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7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Typecasting</w:t>
        </w:r>
      </w:ins>
    </w:p>
    <w:p w:rsidR="00C7177D" w:rsidRPr="00C7177D" w:rsidRDefault="00C7177D" w:rsidP="00C7177D">
      <w:pPr>
        <w:numPr>
          <w:ilvl w:val="0"/>
          <w:numId w:val="9"/>
        </w:numPr>
        <w:spacing w:before="100" w:beforeAutospacing="1" w:after="100" w:afterAutospacing="1" w:line="240" w:lineRule="auto"/>
        <w:rPr>
          <w:ins w:id="17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proofErr w:type="spellStart"/>
      <w:ins w:id="173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int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>()</w:t>
        </w:r>
      </w:ins>
    </w:p>
    <w:p w:rsidR="00C7177D" w:rsidRPr="00C7177D" w:rsidRDefault="00C7177D" w:rsidP="00C7177D">
      <w:pPr>
        <w:numPr>
          <w:ilvl w:val="0"/>
          <w:numId w:val="9"/>
        </w:numPr>
        <w:spacing w:before="100" w:beforeAutospacing="1" w:after="100" w:afterAutospacing="1" w:line="240" w:lineRule="auto"/>
        <w:rPr>
          <w:ins w:id="17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75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float()</w:t>
        </w:r>
      </w:ins>
    </w:p>
    <w:p w:rsidR="00C7177D" w:rsidRPr="00C7177D" w:rsidRDefault="00C7177D" w:rsidP="00C7177D">
      <w:pPr>
        <w:numPr>
          <w:ilvl w:val="0"/>
          <w:numId w:val="9"/>
        </w:numPr>
        <w:spacing w:before="100" w:beforeAutospacing="1" w:after="100" w:afterAutospacing="1" w:line="240" w:lineRule="auto"/>
        <w:rPr>
          <w:ins w:id="17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7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Addition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+</w:t>
        </w:r>
      </w:ins>
    </w:p>
    <w:p w:rsidR="00C7177D" w:rsidRPr="00C7177D" w:rsidRDefault="00C7177D" w:rsidP="00C7177D">
      <w:pPr>
        <w:numPr>
          <w:ilvl w:val="0"/>
          <w:numId w:val="9"/>
        </w:numPr>
        <w:spacing w:before="100" w:beforeAutospacing="1" w:after="100" w:afterAutospacing="1" w:line="240" w:lineRule="auto"/>
        <w:rPr>
          <w:ins w:id="17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79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 xml:space="preserve">Subtraction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-</w:t>
        </w:r>
      </w:ins>
    </w:p>
    <w:p w:rsidR="00C7177D" w:rsidRPr="00C7177D" w:rsidRDefault="00C7177D" w:rsidP="00C7177D">
      <w:pPr>
        <w:numPr>
          <w:ilvl w:val="0"/>
          <w:numId w:val="9"/>
        </w:numPr>
        <w:spacing w:before="100" w:beforeAutospacing="1" w:after="100" w:afterAutospacing="1" w:line="240" w:lineRule="auto"/>
        <w:rPr>
          <w:ins w:id="18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8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Multiplication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*</w:t>
        </w:r>
      </w:ins>
    </w:p>
    <w:p w:rsidR="00C7177D" w:rsidRPr="00C7177D" w:rsidRDefault="00C7177D" w:rsidP="00C7177D">
      <w:pPr>
        <w:numPr>
          <w:ilvl w:val="0"/>
          <w:numId w:val="9"/>
        </w:numPr>
        <w:spacing w:before="100" w:beforeAutospacing="1" w:after="100" w:afterAutospacing="1" w:line="240" w:lineRule="auto"/>
        <w:rPr>
          <w:ins w:id="18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8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Division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/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18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85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Status: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Task 2 – Completed </w:t>
        </w:r>
        <w:r w:rsidRPr="00C7177D">
          <w:rPr>
            <w:rFonts w:ascii="Segoe UI Symbol" w:eastAsia="Times New Roman" w:hAnsi="Segoe UI Symbol" w:cs="Segoe UI Symbol"/>
            <w:sz w:val="24"/>
            <w:szCs w:val="24"/>
          </w:rPr>
          <w:t>✅</w:t>
        </w:r>
      </w:ins>
    </w:p>
    <w:p w:rsidR="00C7177D" w:rsidRPr="00C7177D" w:rsidRDefault="00C7177D" w:rsidP="00C7177D">
      <w:pPr>
        <w:spacing w:after="0" w:line="240" w:lineRule="auto"/>
        <w:rPr>
          <w:ins w:id="18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8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pict>
            <v:rect id="_x0000_i1028" style="width:0;height:1.5pt" o:hralign="center" o:hrstd="t" o:hr="t" fillcolor="#a0a0a0" stroked="f"/>
          </w:pic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1"/>
        <w:rPr>
          <w:ins w:id="188" w:author="Microsoft account" w:date="2026-07-30T19:30:00Z"/>
          <w:rFonts w:ascii="Times New Roman" w:eastAsia="Times New Roman" w:hAnsi="Times New Roman" w:cs="Times New Roman"/>
          <w:b/>
          <w:bCs/>
          <w:sz w:val="36"/>
          <w:szCs w:val="36"/>
        </w:rPr>
      </w:pPr>
      <w:ins w:id="189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36"/>
            <w:szCs w:val="36"/>
          </w:rPr>
          <w:t>Task 3: Comparison &amp; Logical Operators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19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91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Date: 26 July 2026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192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193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Completed Work:</w:t>
        </w:r>
      </w:ins>
    </w:p>
    <w:p w:rsidR="00C7177D" w:rsidRPr="00C7177D" w:rsidRDefault="00C7177D" w:rsidP="00C7177D">
      <w:pPr>
        <w:numPr>
          <w:ilvl w:val="0"/>
          <w:numId w:val="10"/>
        </w:numPr>
        <w:spacing w:before="100" w:beforeAutospacing="1" w:after="100" w:afterAutospacing="1" w:line="240" w:lineRule="auto"/>
        <w:rPr>
          <w:ins w:id="19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9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Completed the assignment on Comparison Operators.</w:t>
        </w:r>
      </w:ins>
    </w:p>
    <w:p w:rsidR="00C7177D" w:rsidRPr="00C7177D" w:rsidRDefault="00C7177D" w:rsidP="00C7177D">
      <w:pPr>
        <w:numPr>
          <w:ilvl w:val="0"/>
          <w:numId w:val="10"/>
        </w:numPr>
        <w:spacing w:before="100" w:beforeAutospacing="1" w:after="100" w:afterAutospacing="1" w:line="240" w:lineRule="auto"/>
        <w:rPr>
          <w:ins w:id="19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19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Completed the assignment on Logical Operators.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198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199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Comparison Operators:</w:t>
        </w:r>
      </w:ins>
    </w:p>
    <w:p w:rsidR="00C7177D" w:rsidRPr="00C7177D" w:rsidRDefault="00C7177D" w:rsidP="00C7177D">
      <w:pPr>
        <w:numPr>
          <w:ilvl w:val="0"/>
          <w:numId w:val="11"/>
        </w:numPr>
        <w:spacing w:before="100" w:beforeAutospacing="1" w:after="100" w:afterAutospacing="1" w:line="240" w:lineRule="auto"/>
        <w:rPr>
          <w:ins w:id="20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0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Equal to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==</w:t>
        </w:r>
      </w:ins>
    </w:p>
    <w:p w:rsidR="00C7177D" w:rsidRPr="00C7177D" w:rsidRDefault="00C7177D" w:rsidP="00C7177D">
      <w:pPr>
        <w:numPr>
          <w:ilvl w:val="0"/>
          <w:numId w:val="11"/>
        </w:numPr>
        <w:spacing w:before="100" w:beforeAutospacing="1" w:after="100" w:afterAutospacing="1" w:line="240" w:lineRule="auto"/>
        <w:rPr>
          <w:ins w:id="20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0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Not equal to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!=</w:t>
        </w:r>
      </w:ins>
    </w:p>
    <w:p w:rsidR="00C7177D" w:rsidRPr="00C7177D" w:rsidRDefault="00C7177D" w:rsidP="00C7177D">
      <w:pPr>
        <w:numPr>
          <w:ilvl w:val="0"/>
          <w:numId w:val="11"/>
        </w:numPr>
        <w:spacing w:before="100" w:beforeAutospacing="1" w:after="100" w:afterAutospacing="1" w:line="240" w:lineRule="auto"/>
        <w:rPr>
          <w:ins w:id="20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0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Greater than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&gt;</w:t>
        </w:r>
      </w:ins>
    </w:p>
    <w:p w:rsidR="00C7177D" w:rsidRPr="00C7177D" w:rsidRDefault="00C7177D" w:rsidP="00C7177D">
      <w:pPr>
        <w:numPr>
          <w:ilvl w:val="0"/>
          <w:numId w:val="11"/>
        </w:numPr>
        <w:spacing w:before="100" w:beforeAutospacing="1" w:after="100" w:afterAutospacing="1" w:line="240" w:lineRule="auto"/>
        <w:rPr>
          <w:ins w:id="20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0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Less than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&lt;</w:t>
        </w:r>
      </w:ins>
    </w:p>
    <w:p w:rsidR="00C7177D" w:rsidRPr="00C7177D" w:rsidRDefault="00C7177D" w:rsidP="00C7177D">
      <w:pPr>
        <w:numPr>
          <w:ilvl w:val="0"/>
          <w:numId w:val="11"/>
        </w:numPr>
        <w:spacing w:before="100" w:beforeAutospacing="1" w:after="100" w:afterAutospacing="1" w:line="240" w:lineRule="auto"/>
        <w:rPr>
          <w:ins w:id="20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09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Greater than or equal to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&gt;=</w:t>
        </w:r>
      </w:ins>
    </w:p>
    <w:p w:rsidR="00C7177D" w:rsidRPr="00C7177D" w:rsidRDefault="00C7177D" w:rsidP="00C7177D">
      <w:pPr>
        <w:numPr>
          <w:ilvl w:val="0"/>
          <w:numId w:val="11"/>
        </w:numPr>
        <w:spacing w:before="100" w:beforeAutospacing="1" w:after="100" w:afterAutospacing="1" w:line="240" w:lineRule="auto"/>
        <w:rPr>
          <w:ins w:id="21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1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Less than or equal to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&lt;=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212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213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Logical Operators:</w:t>
        </w:r>
      </w:ins>
    </w:p>
    <w:p w:rsidR="00C7177D" w:rsidRPr="00C7177D" w:rsidRDefault="00C7177D" w:rsidP="00C7177D">
      <w:pPr>
        <w:numPr>
          <w:ilvl w:val="0"/>
          <w:numId w:val="12"/>
        </w:numPr>
        <w:spacing w:before="100" w:beforeAutospacing="1" w:after="100" w:afterAutospacing="1" w:line="240" w:lineRule="auto"/>
        <w:rPr>
          <w:ins w:id="21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1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AND 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and</w:t>
        </w:r>
        <w:proofErr w:type="spellEnd"/>
      </w:ins>
    </w:p>
    <w:p w:rsidR="00C7177D" w:rsidRPr="00C7177D" w:rsidRDefault="00C7177D" w:rsidP="00C7177D">
      <w:pPr>
        <w:numPr>
          <w:ilvl w:val="0"/>
          <w:numId w:val="12"/>
        </w:numPr>
        <w:spacing w:before="100" w:beforeAutospacing="1" w:after="100" w:afterAutospacing="1" w:line="240" w:lineRule="auto"/>
        <w:rPr>
          <w:ins w:id="21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1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OR 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or</w:t>
        </w:r>
        <w:proofErr w:type="spellEnd"/>
      </w:ins>
    </w:p>
    <w:p w:rsidR="00C7177D" w:rsidRPr="00C7177D" w:rsidRDefault="00C7177D" w:rsidP="00C7177D">
      <w:pPr>
        <w:numPr>
          <w:ilvl w:val="0"/>
          <w:numId w:val="12"/>
        </w:numPr>
        <w:spacing w:before="100" w:beforeAutospacing="1" w:after="100" w:afterAutospacing="1" w:line="240" w:lineRule="auto"/>
        <w:rPr>
          <w:ins w:id="21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19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NOT 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not</w:t>
        </w:r>
        <w:proofErr w:type="spellEnd"/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220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221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Example: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222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223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# AND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224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225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age = 21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226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227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print(age &gt;= 16 and age &lt;= 29)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228" w:author="Microsoft account" w:date="2026-07-30T19:30:00Z"/>
          <w:rFonts w:ascii="Courier New" w:eastAsia="Times New Roman" w:hAnsi="Courier New" w:cs="Courier New"/>
          <w:sz w:val="20"/>
          <w:szCs w:val="20"/>
        </w:rPr>
      </w:pPr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229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230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# OR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231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232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age = 33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233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234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print(age &gt;= 36 or age &lt;= 3)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235" w:author="Microsoft account" w:date="2026-07-30T19:30:00Z"/>
          <w:rFonts w:ascii="Courier New" w:eastAsia="Times New Roman" w:hAnsi="Courier New" w:cs="Courier New"/>
          <w:sz w:val="20"/>
          <w:szCs w:val="20"/>
        </w:rPr>
      </w:pPr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236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237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# NOT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238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239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age = 22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240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241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print(not(age &gt; 32))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24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43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Status: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Task 3 – Completed </w:t>
        </w:r>
        <w:r w:rsidRPr="00C7177D">
          <w:rPr>
            <w:rFonts w:ascii="Segoe UI Symbol" w:eastAsia="Times New Roman" w:hAnsi="Segoe UI Symbol" w:cs="Segoe UI Symbol"/>
            <w:sz w:val="24"/>
            <w:szCs w:val="24"/>
          </w:rPr>
          <w:t>✅</w:t>
        </w:r>
      </w:ins>
    </w:p>
    <w:p w:rsidR="00C7177D" w:rsidRPr="00C7177D" w:rsidRDefault="00C7177D" w:rsidP="00C7177D">
      <w:pPr>
        <w:spacing w:after="0" w:line="240" w:lineRule="auto"/>
        <w:rPr>
          <w:ins w:id="24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4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pict>
            <v:rect id="_x0000_i1029" style="width:0;height:1.5pt" o:hralign="center" o:hrstd="t" o:hr="t" fillcolor="#a0a0a0" stroked="f"/>
          </w:pic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0"/>
        <w:rPr>
          <w:ins w:id="246" w:author="Microsoft account" w:date="2026-07-30T19:30:00Z"/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ins w:id="247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</w:rPr>
          <w:t>Task 4: Conditional Statements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24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49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Date: 27 July 2026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250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251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Completed Work:</w:t>
        </w:r>
      </w:ins>
    </w:p>
    <w:p w:rsidR="00C7177D" w:rsidRPr="00C7177D" w:rsidRDefault="00C7177D" w:rsidP="00C7177D">
      <w:pPr>
        <w:numPr>
          <w:ilvl w:val="0"/>
          <w:numId w:val="13"/>
        </w:numPr>
        <w:spacing w:before="100" w:beforeAutospacing="1" w:after="100" w:afterAutospacing="1" w:line="240" w:lineRule="auto"/>
        <w:rPr>
          <w:ins w:id="25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5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Learned the concept of conditional statements in Python.</w:t>
        </w:r>
      </w:ins>
    </w:p>
    <w:p w:rsidR="00C7177D" w:rsidRPr="00C7177D" w:rsidRDefault="00C7177D" w:rsidP="00C7177D">
      <w:pPr>
        <w:numPr>
          <w:ilvl w:val="0"/>
          <w:numId w:val="13"/>
        </w:numPr>
        <w:spacing w:before="100" w:beforeAutospacing="1" w:after="100" w:afterAutospacing="1" w:line="240" w:lineRule="auto"/>
        <w:rPr>
          <w:ins w:id="25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5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Practiced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if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,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else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, and 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elif</w:t>
        </w:r>
        <w:proofErr w:type="spellEnd"/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.</w:t>
        </w:r>
      </w:ins>
    </w:p>
    <w:p w:rsidR="00C7177D" w:rsidRPr="00C7177D" w:rsidRDefault="00C7177D" w:rsidP="00C7177D">
      <w:pPr>
        <w:numPr>
          <w:ilvl w:val="0"/>
          <w:numId w:val="13"/>
        </w:numPr>
        <w:spacing w:before="100" w:beforeAutospacing="1" w:after="100" w:afterAutospacing="1" w:line="240" w:lineRule="auto"/>
        <w:rPr>
          <w:ins w:id="25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5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Solved basic condition-based programming questions.</w:t>
        </w:r>
      </w:ins>
    </w:p>
    <w:p w:rsidR="00C7177D" w:rsidRPr="00C7177D" w:rsidRDefault="00C7177D" w:rsidP="00C7177D">
      <w:pPr>
        <w:numPr>
          <w:ilvl w:val="0"/>
          <w:numId w:val="13"/>
        </w:numPr>
        <w:spacing w:before="100" w:beforeAutospacing="1" w:after="100" w:afterAutospacing="1" w:line="240" w:lineRule="auto"/>
        <w:rPr>
          <w:ins w:id="25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59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Practiced decision-making programs using comparison and logical operators.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260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261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Topics Covered:</w:t>
        </w:r>
      </w:ins>
    </w:p>
    <w:p w:rsidR="00C7177D" w:rsidRPr="00C7177D" w:rsidRDefault="00C7177D" w:rsidP="00C7177D">
      <w:pPr>
        <w:numPr>
          <w:ilvl w:val="0"/>
          <w:numId w:val="14"/>
        </w:numPr>
        <w:spacing w:before="100" w:beforeAutospacing="1" w:after="100" w:afterAutospacing="1" w:line="240" w:lineRule="auto"/>
        <w:rPr>
          <w:ins w:id="26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63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if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statement</w:t>
        </w:r>
      </w:ins>
    </w:p>
    <w:p w:rsidR="00C7177D" w:rsidRPr="00C7177D" w:rsidRDefault="00C7177D" w:rsidP="00C7177D">
      <w:pPr>
        <w:numPr>
          <w:ilvl w:val="0"/>
          <w:numId w:val="14"/>
        </w:numPr>
        <w:spacing w:before="100" w:beforeAutospacing="1" w:after="100" w:afterAutospacing="1" w:line="240" w:lineRule="auto"/>
        <w:rPr>
          <w:ins w:id="26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65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else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statement</w:t>
        </w:r>
      </w:ins>
    </w:p>
    <w:p w:rsidR="00C7177D" w:rsidRPr="00C7177D" w:rsidRDefault="00C7177D" w:rsidP="00C7177D">
      <w:pPr>
        <w:numPr>
          <w:ilvl w:val="0"/>
          <w:numId w:val="14"/>
        </w:numPr>
        <w:spacing w:before="100" w:beforeAutospacing="1" w:after="100" w:afterAutospacing="1" w:line="240" w:lineRule="auto"/>
        <w:rPr>
          <w:ins w:id="26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proofErr w:type="spellStart"/>
      <w:ins w:id="267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elif</w:t>
        </w:r>
        <w:proofErr w:type="spellEnd"/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statement</w:t>
        </w:r>
      </w:ins>
    </w:p>
    <w:p w:rsidR="00C7177D" w:rsidRPr="00C7177D" w:rsidRDefault="00C7177D" w:rsidP="00C7177D">
      <w:pPr>
        <w:numPr>
          <w:ilvl w:val="0"/>
          <w:numId w:val="14"/>
        </w:numPr>
        <w:spacing w:before="100" w:beforeAutospacing="1" w:after="100" w:afterAutospacing="1" w:line="240" w:lineRule="auto"/>
        <w:rPr>
          <w:ins w:id="26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69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Nested conditions</w:t>
        </w:r>
      </w:ins>
    </w:p>
    <w:p w:rsidR="00C7177D" w:rsidRPr="00C7177D" w:rsidRDefault="00C7177D" w:rsidP="00C7177D">
      <w:pPr>
        <w:numPr>
          <w:ilvl w:val="0"/>
          <w:numId w:val="14"/>
        </w:numPr>
        <w:spacing w:before="100" w:beforeAutospacing="1" w:after="100" w:afterAutospacing="1" w:line="240" w:lineRule="auto"/>
        <w:rPr>
          <w:ins w:id="27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7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Multiple conditions</w:t>
        </w:r>
      </w:ins>
    </w:p>
    <w:p w:rsidR="00C7177D" w:rsidRPr="00C7177D" w:rsidRDefault="00C7177D" w:rsidP="00C7177D">
      <w:pPr>
        <w:numPr>
          <w:ilvl w:val="0"/>
          <w:numId w:val="14"/>
        </w:numPr>
        <w:spacing w:before="100" w:beforeAutospacing="1" w:after="100" w:afterAutospacing="1" w:line="240" w:lineRule="auto"/>
        <w:rPr>
          <w:ins w:id="27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7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Comparison operators with conditions</w:t>
        </w:r>
      </w:ins>
    </w:p>
    <w:p w:rsidR="00C7177D" w:rsidRPr="00C7177D" w:rsidRDefault="00C7177D" w:rsidP="00C7177D">
      <w:pPr>
        <w:numPr>
          <w:ilvl w:val="0"/>
          <w:numId w:val="14"/>
        </w:numPr>
        <w:spacing w:before="100" w:beforeAutospacing="1" w:after="100" w:afterAutospacing="1" w:line="240" w:lineRule="auto"/>
        <w:rPr>
          <w:ins w:id="27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7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Logical operators with conditions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276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277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Practice Questions:</w:t>
        </w:r>
      </w:ins>
    </w:p>
    <w:p w:rsidR="00C7177D" w:rsidRPr="00C7177D" w:rsidRDefault="00C7177D" w:rsidP="00C7177D">
      <w:pPr>
        <w:numPr>
          <w:ilvl w:val="0"/>
          <w:numId w:val="15"/>
        </w:numPr>
        <w:spacing w:before="100" w:beforeAutospacing="1" w:after="100" w:afterAutospacing="1" w:line="240" w:lineRule="auto"/>
        <w:rPr>
          <w:ins w:id="27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79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Check whether a number is positive, negative, or zero.</w:t>
        </w:r>
      </w:ins>
    </w:p>
    <w:p w:rsidR="00C7177D" w:rsidRPr="00C7177D" w:rsidRDefault="00C7177D" w:rsidP="00C7177D">
      <w:pPr>
        <w:numPr>
          <w:ilvl w:val="0"/>
          <w:numId w:val="15"/>
        </w:numPr>
        <w:spacing w:before="100" w:beforeAutospacing="1" w:after="100" w:afterAutospacing="1" w:line="240" w:lineRule="auto"/>
        <w:rPr>
          <w:ins w:id="28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8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Check whether a number is even or odd.</w:t>
        </w:r>
      </w:ins>
    </w:p>
    <w:p w:rsidR="00C7177D" w:rsidRPr="00C7177D" w:rsidRDefault="00C7177D" w:rsidP="00C7177D">
      <w:pPr>
        <w:numPr>
          <w:ilvl w:val="0"/>
          <w:numId w:val="15"/>
        </w:numPr>
        <w:spacing w:before="100" w:beforeAutospacing="1" w:after="100" w:afterAutospacing="1" w:line="240" w:lineRule="auto"/>
        <w:rPr>
          <w:ins w:id="28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8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Find the largest of two numbers.</w:t>
        </w:r>
      </w:ins>
    </w:p>
    <w:p w:rsidR="00C7177D" w:rsidRPr="00C7177D" w:rsidRDefault="00C7177D" w:rsidP="00C7177D">
      <w:pPr>
        <w:numPr>
          <w:ilvl w:val="0"/>
          <w:numId w:val="15"/>
        </w:numPr>
        <w:spacing w:before="100" w:beforeAutospacing="1" w:after="100" w:afterAutospacing="1" w:line="240" w:lineRule="auto"/>
        <w:rPr>
          <w:ins w:id="28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8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Find the largest of three numbers.</w:t>
        </w:r>
      </w:ins>
    </w:p>
    <w:p w:rsidR="00C7177D" w:rsidRPr="00C7177D" w:rsidRDefault="00C7177D" w:rsidP="00C7177D">
      <w:pPr>
        <w:numPr>
          <w:ilvl w:val="0"/>
          <w:numId w:val="15"/>
        </w:numPr>
        <w:spacing w:before="100" w:beforeAutospacing="1" w:after="100" w:afterAutospacing="1" w:line="240" w:lineRule="auto"/>
        <w:rPr>
          <w:ins w:id="28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8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Find the smallest of three numbers.</w:t>
        </w:r>
      </w:ins>
    </w:p>
    <w:p w:rsidR="00C7177D" w:rsidRPr="00C7177D" w:rsidRDefault="00C7177D" w:rsidP="00C7177D">
      <w:pPr>
        <w:numPr>
          <w:ilvl w:val="0"/>
          <w:numId w:val="15"/>
        </w:numPr>
        <w:spacing w:before="100" w:beforeAutospacing="1" w:after="100" w:afterAutospacing="1" w:line="240" w:lineRule="auto"/>
        <w:rPr>
          <w:ins w:id="28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89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Check whether a person is eligible to vote.</w:t>
        </w:r>
      </w:ins>
    </w:p>
    <w:p w:rsidR="00C7177D" w:rsidRPr="00C7177D" w:rsidRDefault="00C7177D" w:rsidP="00C7177D">
      <w:pPr>
        <w:numPr>
          <w:ilvl w:val="0"/>
          <w:numId w:val="15"/>
        </w:numPr>
        <w:spacing w:before="100" w:beforeAutospacing="1" w:after="100" w:afterAutospacing="1" w:line="240" w:lineRule="auto"/>
        <w:rPr>
          <w:ins w:id="29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9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Create a grade calculator.</w:t>
        </w:r>
      </w:ins>
    </w:p>
    <w:p w:rsidR="00C7177D" w:rsidRPr="00C7177D" w:rsidRDefault="00C7177D" w:rsidP="00C7177D">
      <w:pPr>
        <w:numPr>
          <w:ilvl w:val="0"/>
          <w:numId w:val="15"/>
        </w:numPr>
        <w:spacing w:before="100" w:beforeAutospacing="1" w:after="100" w:afterAutospacing="1" w:line="240" w:lineRule="auto"/>
        <w:rPr>
          <w:ins w:id="29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29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Check whether a number is divisible by 3 and 5.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294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295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Example: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296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297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marks = 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int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>(input("Enter marks: "))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298" w:author="Microsoft account" w:date="2026-07-30T19:30:00Z"/>
          <w:rFonts w:ascii="Courier New" w:eastAsia="Times New Roman" w:hAnsi="Courier New" w:cs="Courier New"/>
          <w:sz w:val="20"/>
          <w:szCs w:val="20"/>
        </w:rPr>
      </w:pPr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299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300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if marks &gt;= 90: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301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302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print("Grade A")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303" w:author="Microsoft account" w:date="2026-07-30T19:30:00Z"/>
          <w:rFonts w:ascii="Courier New" w:eastAsia="Times New Roman" w:hAnsi="Courier New" w:cs="Courier New"/>
          <w:sz w:val="20"/>
          <w:szCs w:val="20"/>
        </w:rPr>
      </w:pPr>
      <w:proofErr w:type="spellStart"/>
      <w:ins w:id="304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elif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marks &gt;= 75: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305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306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print("Grade B")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307" w:author="Microsoft account" w:date="2026-07-30T19:30:00Z"/>
          <w:rFonts w:ascii="Courier New" w:eastAsia="Times New Roman" w:hAnsi="Courier New" w:cs="Courier New"/>
          <w:sz w:val="20"/>
          <w:szCs w:val="20"/>
        </w:rPr>
      </w:pPr>
      <w:proofErr w:type="spellStart"/>
      <w:ins w:id="308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elif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marks &gt;= 60: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309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310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print("Grade C")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311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312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else: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313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314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print("Grade D")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315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16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lastRenderedPageBreak/>
          <w:t>Status: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Task 4 – Completed </w:t>
        </w:r>
        <w:r w:rsidRPr="00C7177D">
          <w:rPr>
            <w:rFonts w:ascii="Segoe UI Symbol" w:eastAsia="Times New Roman" w:hAnsi="Segoe UI Symbol" w:cs="Segoe UI Symbol"/>
            <w:sz w:val="24"/>
            <w:szCs w:val="24"/>
          </w:rPr>
          <w:t>✅</w:t>
        </w:r>
      </w:ins>
    </w:p>
    <w:p w:rsidR="00C7177D" w:rsidRPr="00C7177D" w:rsidRDefault="00C7177D" w:rsidP="00C7177D">
      <w:pPr>
        <w:spacing w:after="0" w:line="240" w:lineRule="auto"/>
        <w:rPr>
          <w:ins w:id="317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18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pict>
            <v:rect id="_x0000_i1030" style="width:0;height:1.5pt" o:hralign="center" o:hrstd="t" o:hr="t" fillcolor="#a0a0a0" stroked="f"/>
          </w:pic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0"/>
        <w:rPr>
          <w:ins w:id="319" w:author="Microsoft account" w:date="2026-07-30T19:30:00Z"/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ins w:id="320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</w:rPr>
          <w:t>Task 5: For Loop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321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22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Date: 28 July 2026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323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324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Completed Work:</w:t>
        </w:r>
      </w:ins>
    </w:p>
    <w:p w:rsidR="00C7177D" w:rsidRPr="00C7177D" w:rsidRDefault="00C7177D" w:rsidP="00C7177D">
      <w:pPr>
        <w:numPr>
          <w:ilvl w:val="0"/>
          <w:numId w:val="16"/>
        </w:numPr>
        <w:spacing w:before="100" w:beforeAutospacing="1" w:after="100" w:afterAutospacing="1" w:line="240" w:lineRule="auto"/>
        <w:rPr>
          <w:ins w:id="325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26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Learned the basic concept of loops.</w:t>
        </w:r>
      </w:ins>
    </w:p>
    <w:p w:rsidR="00C7177D" w:rsidRPr="00C7177D" w:rsidRDefault="00C7177D" w:rsidP="00C7177D">
      <w:pPr>
        <w:numPr>
          <w:ilvl w:val="0"/>
          <w:numId w:val="16"/>
        </w:numPr>
        <w:spacing w:before="100" w:beforeAutospacing="1" w:after="100" w:afterAutospacing="1" w:line="240" w:lineRule="auto"/>
        <w:rPr>
          <w:ins w:id="327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28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Learned and practiced the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for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loop.</w:t>
        </w:r>
      </w:ins>
    </w:p>
    <w:p w:rsidR="00C7177D" w:rsidRPr="00C7177D" w:rsidRDefault="00C7177D" w:rsidP="00C7177D">
      <w:pPr>
        <w:numPr>
          <w:ilvl w:val="0"/>
          <w:numId w:val="16"/>
        </w:numPr>
        <w:spacing w:before="100" w:beforeAutospacing="1" w:after="100" w:afterAutospacing="1" w:line="240" w:lineRule="auto"/>
        <w:rPr>
          <w:ins w:id="329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30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Practiced the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range()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function.</w:t>
        </w:r>
      </w:ins>
    </w:p>
    <w:p w:rsidR="00C7177D" w:rsidRPr="00C7177D" w:rsidRDefault="00C7177D" w:rsidP="00C7177D">
      <w:pPr>
        <w:numPr>
          <w:ilvl w:val="0"/>
          <w:numId w:val="16"/>
        </w:numPr>
        <w:spacing w:before="100" w:beforeAutospacing="1" w:after="100" w:afterAutospacing="1" w:line="240" w:lineRule="auto"/>
        <w:rPr>
          <w:ins w:id="331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32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Solved number-based problems using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for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loop.</w:t>
        </w:r>
      </w:ins>
    </w:p>
    <w:p w:rsidR="00C7177D" w:rsidRPr="00C7177D" w:rsidRDefault="00C7177D" w:rsidP="00C7177D">
      <w:pPr>
        <w:numPr>
          <w:ilvl w:val="0"/>
          <w:numId w:val="16"/>
        </w:numPr>
        <w:spacing w:before="100" w:beforeAutospacing="1" w:after="100" w:afterAutospacing="1" w:line="240" w:lineRule="auto"/>
        <w:rPr>
          <w:ins w:id="333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34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Practiced counting, sum, even/odd numbers, and multiplication tables.</w:t>
        </w:r>
      </w:ins>
    </w:p>
    <w:p w:rsidR="00C7177D" w:rsidRPr="00C7177D" w:rsidRDefault="00C7177D" w:rsidP="00C7177D">
      <w:pPr>
        <w:numPr>
          <w:ilvl w:val="0"/>
          <w:numId w:val="16"/>
        </w:numPr>
        <w:spacing w:before="100" w:beforeAutospacing="1" w:after="100" w:afterAutospacing="1" w:line="240" w:lineRule="auto"/>
        <w:rPr>
          <w:ins w:id="335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36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Practiced basic star patterns.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337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338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Topics Covered:</w:t>
        </w:r>
      </w:ins>
    </w:p>
    <w:p w:rsidR="00C7177D" w:rsidRPr="00C7177D" w:rsidRDefault="00C7177D" w:rsidP="00C7177D">
      <w:pPr>
        <w:numPr>
          <w:ilvl w:val="0"/>
          <w:numId w:val="17"/>
        </w:numPr>
        <w:spacing w:before="100" w:beforeAutospacing="1" w:after="100" w:afterAutospacing="1" w:line="240" w:lineRule="auto"/>
        <w:rPr>
          <w:ins w:id="339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40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for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loop</w:t>
        </w:r>
      </w:ins>
    </w:p>
    <w:p w:rsidR="00C7177D" w:rsidRPr="00C7177D" w:rsidRDefault="00C7177D" w:rsidP="00C7177D">
      <w:pPr>
        <w:numPr>
          <w:ilvl w:val="0"/>
          <w:numId w:val="17"/>
        </w:numPr>
        <w:spacing w:before="100" w:beforeAutospacing="1" w:after="100" w:afterAutospacing="1" w:line="240" w:lineRule="auto"/>
        <w:rPr>
          <w:ins w:id="341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42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range()</w:t>
        </w:r>
      </w:ins>
    </w:p>
    <w:p w:rsidR="00C7177D" w:rsidRPr="00C7177D" w:rsidRDefault="00C7177D" w:rsidP="00C7177D">
      <w:pPr>
        <w:numPr>
          <w:ilvl w:val="0"/>
          <w:numId w:val="17"/>
        </w:numPr>
        <w:spacing w:before="100" w:beforeAutospacing="1" w:after="100" w:afterAutospacing="1" w:line="240" w:lineRule="auto"/>
        <w:rPr>
          <w:ins w:id="343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44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Start, stop and step</w:t>
        </w:r>
      </w:ins>
    </w:p>
    <w:p w:rsidR="00C7177D" w:rsidRPr="00C7177D" w:rsidRDefault="00C7177D" w:rsidP="00C7177D">
      <w:pPr>
        <w:numPr>
          <w:ilvl w:val="0"/>
          <w:numId w:val="17"/>
        </w:numPr>
        <w:spacing w:before="100" w:beforeAutospacing="1" w:after="100" w:afterAutospacing="1" w:line="240" w:lineRule="auto"/>
        <w:rPr>
          <w:ins w:id="345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46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Counting</w:t>
        </w:r>
      </w:ins>
    </w:p>
    <w:p w:rsidR="00C7177D" w:rsidRPr="00C7177D" w:rsidRDefault="00C7177D" w:rsidP="00C7177D">
      <w:pPr>
        <w:numPr>
          <w:ilvl w:val="0"/>
          <w:numId w:val="17"/>
        </w:numPr>
        <w:spacing w:before="100" w:beforeAutospacing="1" w:after="100" w:afterAutospacing="1" w:line="240" w:lineRule="auto"/>
        <w:rPr>
          <w:ins w:id="347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48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Sum using loops</w:t>
        </w:r>
      </w:ins>
    </w:p>
    <w:p w:rsidR="00C7177D" w:rsidRPr="00C7177D" w:rsidRDefault="00C7177D" w:rsidP="00C7177D">
      <w:pPr>
        <w:numPr>
          <w:ilvl w:val="0"/>
          <w:numId w:val="17"/>
        </w:numPr>
        <w:spacing w:before="100" w:beforeAutospacing="1" w:after="100" w:afterAutospacing="1" w:line="240" w:lineRule="auto"/>
        <w:rPr>
          <w:ins w:id="349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50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Even and odd numbers</w:t>
        </w:r>
      </w:ins>
    </w:p>
    <w:p w:rsidR="00C7177D" w:rsidRPr="00C7177D" w:rsidRDefault="00C7177D" w:rsidP="00C7177D">
      <w:pPr>
        <w:numPr>
          <w:ilvl w:val="0"/>
          <w:numId w:val="17"/>
        </w:numPr>
        <w:spacing w:before="100" w:beforeAutospacing="1" w:after="100" w:afterAutospacing="1" w:line="240" w:lineRule="auto"/>
        <w:rPr>
          <w:ins w:id="351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52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Multiplication tables</w:t>
        </w:r>
      </w:ins>
    </w:p>
    <w:p w:rsidR="00C7177D" w:rsidRPr="00C7177D" w:rsidRDefault="00C7177D" w:rsidP="00C7177D">
      <w:pPr>
        <w:numPr>
          <w:ilvl w:val="0"/>
          <w:numId w:val="17"/>
        </w:numPr>
        <w:spacing w:before="100" w:beforeAutospacing="1" w:after="100" w:afterAutospacing="1" w:line="240" w:lineRule="auto"/>
        <w:rPr>
          <w:ins w:id="353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54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Number patterns</w:t>
        </w:r>
      </w:ins>
    </w:p>
    <w:p w:rsidR="00C7177D" w:rsidRPr="00C7177D" w:rsidRDefault="00C7177D" w:rsidP="00C7177D">
      <w:pPr>
        <w:numPr>
          <w:ilvl w:val="0"/>
          <w:numId w:val="17"/>
        </w:numPr>
        <w:spacing w:before="100" w:beforeAutospacing="1" w:after="100" w:afterAutospacing="1" w:line="240" w:lineRule="auto"/>
        <w:rPr>
          <w:ins w:id="355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56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Star patterns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357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358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Example: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359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360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for 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i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in range(1, 11):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361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362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print(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i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>)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363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364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Practice:</w:t>
        </w:r>
      </w:ins>
    </w:p>
    <w:p w:rsidR="00C7177D" w:rsidRPr="00C7177D" w:rsidRDefault="00C7177D" w:rsidP="00C7177D">
      <w:pPr>
        <w:numPr>
          <w:ilvl w:val="0"/>
          <w:numId w:val="18"/>
        </w:numPr>
        <w:spacing w:before="100" w:beforeAutospacing="1" w:after="100" w:afterAutospacing="1" w:line="240" w:lineRule="auto"/>
        <w:rPr>
          <w:ins w:id="365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66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Print numbers from 1 to 100.</w:t>
        </w:r>
      </w:ins>
    </w:p>
    <w:p w:rsidR="00C7177D" w:rsidRPr="00C7177D" w:rsidRDefault="00C7177D" w:rsidP="00C7177D">
      <w:pPr>
        <w:numPr>
          <w:ilvl w:val="0"/>
          <w:numId w:val="18"/>
        </w:numPr>
        <w:spacing w:before="100" w:beforeAutospacing="1" w:after="100" w:afterAutospacing="1" w:line="240" w:lineRule="auto"/>
        <w:rPr>
          <w:ins w:id="367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68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Print even numbers from 1 to 100.</w:t>
        </w:r>
      </w:ins>
    </w:p>
    <w:p w:rsidR="00C7177D" w:rsidRPr="00C7177D" w:rsidRDefault="00C7177D" w:rsidP="00C7177D">
      <w:pPr>
        <w:numPr>
          <w:ilvl w:val="0"/>
          <w:numId w:val="18"/>
        </w:numPr>
        <w:spacing w:before="100" w:beforeAutospacing="1" w:after="100" w:afterAutospacing="1" w:line="240" w:lineRule="auto"/>
        <w:rPr>
          <w:ins w:id="369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70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Print odd numbers from 1 to 100.</w:t>
        </w:r>
      </w:ins>
    </w:p>
    <w:p w:rsidR="00C7177D" w:rsidRPr="00C7177D" w:rsidRDefault="00C7177D" w:rsidP="00C7177D">
      <w:pPr>
        <w:numPr>
          <w:ilvl w:val="0"/>
          <w:numId w:val="18"/>
        </w:numPr>
        <w:spacing w:before="100" w:beforeAutospacing="1" w:after="100" w:afterAutospacing="1" w:line="240" w:lineRule="auto"/>
        <w:rPr>
          <w:ins w:id="371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72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Find the sum of numbers from 1 to 20.</w:t>
        </w:r>
      </w:ins>
    </w:p>
    <w:p w:rsidR="00C7177D" w:rsidRPr="00C7177D" w:rsidRDefault="00C7177D" w:rsidP="00C7177D">
      <w:pPr>
        <w:numPr>
          <w:ilvl w:val="0"/>
          <w:numId w:val="18"/>
        </w:numPr>
        <w:spacing w:before="100" w:beforeAutospacing="1" w:after="100" w:afterAutospacing="1" w:line="240" w:lineRule="auto"/>
        <w:rPr>
          <w:ins w:id="373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74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Print multiplication tables.</w:t>
        </w:r>
      </w:ins>
    </w:p>
    <w:p w:rsidR="00C7177D" w:rsidRPr="00C7177D" w:rsidRDefault="00C7177D" w:rsidP="00C7177D">
      <w:pPr>
        <w:numPr>
          <w:ilvl w:val="0"/>
          <w:numId w:val="18"/>
        </w:numPr>
        <w:spacing w:before="100" w:beforeAutospacing="1" w:after="100" w:afterAutospacing="1" w:line="240" w:lineRule="auto"/>
        <w:rPr>
          <w:ins w:id="375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76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Find the sum of digits.</w:t>
        </w:r>
      </w:ins>
    </w:p>
    <w:p w:rsidR="00C7177D" w:rsidRPr="00C7177D" w:rsidRDefault="00C7177D" w:rsidP="00C7177D">
      <w:pPr>
        <w:numPr>
          <w:ilvl w:val="0"/>
          <w:numId w:val="18"/>
        </w:numPr>
        <w:spacing w:before="100" w:beforeAutospacing="1" w:after="100" w:afterAutospacing="1" w:line="240" w:lineRule="auto"/>
        <w:rPr>
          <w:ins w:id="377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78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Create different star patterns.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379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80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Status: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Task 5 – Completed </w:t>
        </w:r>
        <w:r w:rsidRPr="00C7177D">
          <w:rPr>
            <w:rFonts w:ascii="Segoe UI Symbol" w:eastAsia="Times New Roman" w:hAnsi="Segoe UI Symbol" w:cs="Segoe UI Symbol"/>
            <w:sz w:val="24"/>
            <w:szCs w:val="24"/>
          </w:rPr>
          <w:t>✅</w:t>
        </w:r>
      </w:ins>
    </w:p>
    <w:p w:rsidR="00C7177D" w:rsidRPr="00C7177D" w:rsidRDefault="00C7177D" w:rsidP="00C7177D">
      <w:pPr>
        <w:spacing w:after="0" w:line="240" w:lineRule="auto"/>
        <w:rPr>
          <w:ins w:id="381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82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pict>
            <v:rect id="_x0000_i1031" style="width:0;height:1.5pt" o:hralign="center" o:hrstd="t" o:hr="t" fillcolor="#a0a0a0" stroked="f"/>
          </w:pic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0"/>
        <w:rPr>
          <w:ins w:id="383" w:author="Microsoft account" w:date="2026-07-30T19:30:00Z"/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ins w:id="384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</w:rPr>
          <w:t>Task 6: While Loop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385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86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Date: 29 July 2026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387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388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Completed Work:</w:t>
        </w:r>
      </w:ins>
    </w:p>
    <w:p w:rsidR="00C7177D" w:rsidRPr="00C7177D" w:rsidRDefault="00C7177D" w:rsidP="00C7177D">
      <w:pPr>
        <w:numPr>
          <w:ilvl w:val="0"/>
          <w:numId w:val="19"/>
        </w:numPr>
        <w:spacing w:before="100" w:beforeAutospacing="1" w:after="100" w:afterAutospacing="1" w:line="240" w:lineRule="auto"/>
        <w:rPr>
          <w:ins w:id="389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90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Learned the concept of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while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loop.</w:t>
        </w:r>
      </w:ins>
    </w:p>
    <w:p w:rsidR="00C7177D" w:rsidRPr="00C7177D" w:rsidRDefault="00C7177D" w:rsidP="00C7177D">
      <w:pPr>
        <w:numPr>
          <w:ilvl w:val="0"/>
          <w:numId w:val="19"/>
        </w:numPr>
        <w:spacing w:before="100" w:beforeAutospacing="1" w:after="100" w:afterAutospacing="1" w:line="240" w:lineRule="auto"/>
        <w:rPr>
          <w:ins w:id="391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92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Practiced repeating statements using conditions.</w:t>
        </w:r>
      </w:ins>
    </w:p>
    <w:p w:rsidR="00C7177D" w:rsidRPr="00C7177D" w:rsidRDefault="00C7177D" w:rsidP="00C7177D">
      <w:pPr>
        <w:numPr>
          <w:ilvl w:val="0"/>
          <w:numId w:val="19"/>
        </w:numPr>
        <w:spacing w:before="100" w:beforeAutospacing="1" w:after="100" w:afterAutospacing="1" w:line="240" w:lineRule="auto"/>
        <w:rPr>
          <w:ins w:id="393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94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Solved number-based problems using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while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loop.</w:t>
        </w:r>
      </w:ins>
    </w:p>
    <w:p w:rsidR="00C7177D" w:rsidRPr="00C7177D" w:rsidRDefault="00C7177D" w:rsidP="00C7177D">
      <w:pPr>
        <w:numPr>
          <w:ilvl w:val="0"/>
          <w:numId w:val="19"/>
        </w:numPr>
        <w:spacing w:before="100" w:beforeAutospacing="1" w:after="100" w:afterAutospacing="1" w:line="240" w:lineRule="auto"/>
        <w:rPr>
          <w:ins w:id="395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96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Practiced counters and accumulators.</w:t>
        </w:r>
      </w:ins>
    </w:p>
    <w:p w:rsidR="00C7177D" w:rsidRPr="00C7177D" w:rsidRDefault="00C7177D" w:rsidP="00C7177D">
      <w:pPr>
        <w:numPr>
          <w:ilvl w:val="0"/>
          <w:numId w:val="19"/>
        </w:numPr>
        <w:spacing w:before="100" w:beforeAutospacing="1" w:after="100" w:afterAutospacing="1" w:line="240" w:lineRule="auto"/>
        <w:rPr>
          <w:ins w:id="397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398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Created a calculator using a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while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loop.</w:t>
        </w:r>
      </w:ins>
    </w:p>
    <w:p w:rsidR="00C7177D" w:rsidRPr="00C7177D" w:rsidRDefault="00C7177D" w:rsidP="00C7177D">
      <w:pPr>
        <w:numPr>
          <w:ilvl w:val="0"/>
          <w:numId w:val="19"/>
        </w:numPr>
        <w:spacing w:before="100" w:beforeAutospacing="1" w:after="100" w:afterAutospacing="1" w:line="240" w:lineRule="auto"/>
        <w:rPr>
          <w:ins w:id="399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00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Practiced repeated user input programs.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401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402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Topics Covered:</w:t>
        </w:r>
      </w:ins>
    </w:p>
    <w:p w:rsidR="00C7177D" w:rsidRPr="00C7177D" w:rsidRDefault="00C7177D" w:rsidP="00C7177D">
      <w:pPr>
        <w:numPr>
          <w:ilvl w:val="0"/>
          <w:numId w:val="20"/>
        </w:numPr>
        <w:spacing w:before="100" w:beforeAutospacing="1" w:after="100" w:afterAutospacing="1" w:line="240" w:lineRule="auto"/>
        <w:rPr>
          <w:ins w:id="403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04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while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loop</w:t>
        </w:r>
      </w:ins>
    </w:p>
    <w:p w:rsidR="00C7177D" w:rsidRPr="00C7177D" w:rsidRDefault="00C7177D" w:rsidP="00C7177D">
      <w:pPr>
        <w:numPr>
          <w:ilvl w:val="0"/>
          <w:numId w:val="20"/>
        </w:numPr>
        <w:spacing w:before="100" w:beforeAutospacing="1" w:after="100" w:afterAutospacing="1" w:line="240" w:lineRule="auto"/>
        <w:rPr>
          <w:ins w:id="405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06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Loop condition</w:t>
        </w:r>
      </w:ins>
    </w:p>
    <w:p w:rsidR="00C7177D" w:rsidRPr="00C7177D" w:rsidRDefault="00C7177D" w:rsidP="00C7177D">
      <w:pPr>
        <w:numPr>
          <w:ilvl w:val="0"/>
          <w:numId w:val="20"/>
        </w:numPr>
        <w:spacing w:before="100" w:beforeAutospacing="1" w:after="100" w:afterAutospacing="1" w:line="240" w:lineRule="auto"/>
        <w:rPr>
          <w:ins w:id="407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08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Counter</w:t>
        </w:r>
      </w:ins>
    </w:p>
    <w:p w:rsidR="00C7177D" w:rsidRPr="00C7177D" w:rsidRDefault="00C7177D" w:rsidP="00C7177D">
      <w:pPr>
        <w:numPr>
          <w:ilvl w:val="0"/>
          <w:numId w:val="20"/>
        </w:numPr>
        <w:spacing w:before="100" w:beforeAutospacing="1" w:after="100" w:afterAutospacing="1" w:line="240" w:lineRule="auto"/>
        <w:rPr>
          <w:ins w:id="409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10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Increment</w:t>
        </w:r>
      </w:ins>
    </w:p>
    <w:p w:rsidR="00C7177D" w:rsidRPr="00C7177D" w:rsidRDefault="00C7177D" w:rsidP="00C7177D">
      <w:pPr>
        <w:numPr>
          <w:ilvl w:val="0"/>
          <w:numId w:val="20"/>
        </w:numPr>
        <w:spacing w:before="100" w:beforeAutospacing="1" w:after="100" w:afterAutospacing="1" w:line="240" w:lineRule="auto"/>
        <w:rPr>
          <w:ins w:id="411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12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Decrement</w:t>
        </w:r>
      </w:ins>
    </w:p>
    <w:p w:rsidR="00C7177D" w:rsidRPr="00C7177D" w:rsidRDefault="00C7177D" w:rsidP="00C7177D">
      <w:pPr>
        <w:numPr>
          <w:ilvl w:val="0"/>
          <w:numId w:val="20"/>
        </w:numPr>
        <w:spacing w:before="100" w:beforeAutospacing="1" w:after="100" w:afterAutospacing="1" w:line="240" w:lineRule="auto"/>
        <w:rPr>
          <w:ins w:id="413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14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Infinite loop concept</w:t>
        </w:r>
      </w:ins>
    </w:p>
    <w:p w:rsidR="00C7177D" w:rsidRPr="00C7177D" w:rsidRDefault="00C7177D" w:rsidP="00C7177D">
      <w:pPr>
        <w:numPr>
          <w:ilvl w:val="0"/>
          <w:numId w:val="20"/>
        </w:numPr>
        <w:spacing w:before="100" w:beforeAutospacing="1" w:after="100" w:afterAutospacing="1" w:line="240" w:lineRule="auto"/>
        <w:rPr>
          <w:ins w:id="415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16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User-controlled repetition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417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418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Example: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419" w:author="Microsoft account" w:date="2026-07-30T19:30:00Z"/>
          <w:rFonts w:ascii="Courier New" w:eastAsia="Times New Roman" w:hAnsi="Courier New" w:cs="Courier New"/>
          <w:sz w:val="20"/>
          <w:szCs w:val="20"/>
        </w:rPr>
      </w:pPr>
      <w:proofErr w:type="spellStart"/>
      <w:ins w:id="420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i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= 1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421" w:author="Microsoft account" w:date="2026-07-30T19:30:00Z"/>
          <w:rFonts w:ascii="Courier New" w:eastAsia="Times New Roman" w:hAnsi="Courier New" w:cs="Courier New"/>
          <w:sz w:val="20"/>
          <w:szCs w:val="20"/>
        </w:rPr>
      </w:pPr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422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423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while 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i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&lt;= 10: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424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425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print(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i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>)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426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427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i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= 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i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+ 1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428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429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Practice:</w:t>
        </w:r>
      </w:ins>
    </w:p>
    <w:p w:rsidR="00C7177D" w:rsidRPr="00C7177D" w:rsidRDefault="00C7177D" w:rsidP="00C7177D">
      <w:pPr>
        <w:numPr>
          <w:ilvl w:val="0"/>
          <w:numId w:val="21"/>
        </w:numPr>
        <w:spacing w:before="100" w:beforeAutospacing="1" w:after="100" w:afterAutospacing="1" w:line="240" w:lineRule="auto"/>
        <w:rPr>
          <w:ins w:id="43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3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Print numbers from 1 to 10.</w:t>
        </w:r>
      </w:ins>
    </w:p>
    <w:p w:rsidR="00C7177D" w:rsidRPr="00C7177D" w:rsidRDefault="00C7177D" w:rsidP="00C7177D">
      <w:pPr>
        <w:numPr>
          <w:ilvl w:val="0"/>
          <w:numId w:val="21"/>
        </w:numPr>
        <w:spacing w:before="100" w:beforeAutospacing="1" w:after="100" w:afterAutospacing="1" w:line="240" w:lineRule="auto"/>
        <w:rPr>
          <w:ins w:id="43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3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Print even numbers from 1 to 100.</w:t>
        </w:r>
      </w:ins>
    </w:p>
    <w:p w:rsidR="00C7177D" w:rsidRPr="00C7177D" w:rsidRDefault="00C7177D" w:rsidP="00C7177D">
      <w:pPr>
        <w:numPr>
          <w:ilvl w:val="0"/>
          <w:numId w:val="21"/>
        </w:numPr>
        <w:spacing w:before="100" w:beforeAutospacing="1" w:after="100" w:afterAutospacing="1" w:line="240" w:lineRule="auto"/>
        <w:rPr>
          <w:ins w:id="43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3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Find the sum of numbers.</w:t>
        </w:r>
      </w:ins>
    </w:p>
    <w:p w:rsidR="00C7177D" w:rsidRPr="00C7177D" w:rsidRDefault="00C7177D" w:rsidP="00C7177D">
      <w:pPr>
        <w:numPr>
          <w:ilvl w:val="0"/>
          <w:numId w:val="21"/>
        </w:numPr>
        <w:spacing w:before="100" w:beforeAutospacing="1" w:after="100" w:afterAutospacing="1" w:line="240" w:lineRule="auto"/>
        <w:rPr>
          <w:ins w:id="43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3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Reverse a number.</w:t>
        </w:r>
      </w:ins>
    </w:p>
    <w:p w:rsidR="00C7177D" w:rsidRPr="00C7177D" w:rsidRDefault="00C7177D" w:rsidP="00C7177D">
      <w:pPr>
        <w:numPr>
          <w:ilvl w:val="0"/>
          <w:numId w:val="21"/>
        </w:numPr>
        <w:spacing w:before="100" w:beforeAutospacing="1" w:after="100" w:afterAutospacing="1" w:line="240" w:lineRule="auto"/>
        <w:rPr>
          <w:ins w:id="43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39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Count digits of a number.</w:t>
        </w:r>
      </w:ins>
    </w:p>
    <w:p w:rsidR="00C7177D" w:rsidRPr="00C7177D" w:rsidRDefault="00C7177D" w:rsidP="00C7177D">
      <w:pPr>
        <w:numPr>
          <w:ilvl w:val="0"/>
          <w:numId w:val="21"/>
        </w:numPr>
        <w:spacing w:before="100" w:beforeAutospacing="1" w:after="100" w:afterAutospacing="1" w:line="240" w:lineRule="auto"/>
        <w:rPr>
          <w:ins w:id="44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4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Find the sum of digits.</w:t>
        </w:r>
      </w:ins>
    </w:p>
    <w:p w:rsidR="00C7177D" w:rsidRPr="00C7177D" w:rsidRDefault="00C7177D" w:rsidP="00C7177D">
      <w:pPr>
        <w:numPr>
          <w:ilvl w:val="0"/>
          <w:numId w:val="21"/>
        </w:numPr>
        <w:spacing w:before="100" w:beforeAutospacing="1" w:after="100" w:afterAutospacing="1" w:line="240" w:lineRule="auto"/>
        <w:rPr>
          <w:ins w:id="44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4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Create a calculator that runs repeatedly.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44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45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Status: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Task 6 – Completed </w:t>
        </w:r>
        <w:r w:rsidRPr="00C7177D">
          <w:rPr>
            <w:rFonts w:ascii="Segoe UI Symbol" w:eastAsia="Times New Roman" w:hAnsi="Segoe UI Symbol" w:cs="Segoe UI Symbol"/>
            <w:sz w:val="24"/>
            <w:szCs w:val="24"/>
          </w:rPr>
          <w:t>✅</w:t>
        </w:r>
      </w:ins>
    </w:p>
    <w:p w:rsidR="00C7177D" w:rsidRPr="00C7177D" w:rsidRDefault="00C7177D" w:rsidP="00C7177D">
      <w:pPr>
        <w:spacing w:after="0" w:line="240" w:lineRule="auto"/>
        <w:rPr>
          <w:ins w:id="44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4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pict>
            <v:rect id="_x0000_i1032" style="width:0;height:1.5pt" o:hralign="center" o:hrstd="t" o:hr="t" fillcolor="#a0a0a0" stroked="f"/>
          </w:pic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0"/>
        <w:rPr>
          <w:ins w:id="448" w:author="Microsoft account" w:date="2026-07-30T19:30:00Z"/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ins w:id="449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</w:rPr>
          <w:t>Task 7: Nested Loop &amp; Star Patterns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45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51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Date: 29 July 2026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452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453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Completed Work:</w:t>
        </w:r>
      </w:ins>
    </w:p>
    <w:p w:rsidR="00C7177D" w:rsidRPr="00C7177D" w:rsidRDefault="00C7177D" w:rsidP="00C7177D">
      <w:pPr>
        <w:numPr>
          <w:ilvl w:val="0"/>
          <w:numId w:val="22"/>
        </w:numPr>
        <w:spacing w:before="100" w:beforeAutospacing="1" w:after="100" w:afterAutospacing="1" w:line="240" w:lineRule="auto"/>
        <w:rPr>
          <w:ins w:id="45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5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Learned the concept of nested loops.</w:t>
        </w:r>
      </w:ins>
    </w:p>
    <w:p w:rsidR="00C7177D" w:rsidRPr="00C7177D" w:rsidRDefault="00C7177D" w:rsidP="00C7177D">
      <w:pPr>
        <w:numPr>
          <w:ilvl w:val="0"/>
          <w:numId w:val="22"/>
        </w:numPr>
        <w:spacing w:before="100" w:beforeAutospacing="1" w:after="100" w:afterAutospacing="1" w:line="240" w:lineRule="auto"/>
        <w:rPr>
          <w:ins w:id="45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5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Practiced a loop inside another loop.</w:t>
        </w:r>
      </w:ins>
    </w:p>
    <w:p w:rsidR="00C7177D" w:rsidRPr="00C7177D" w:rsidRDefault="00C7177D" w:rsidP="00C7177D">
      <w:pPr>
        <w:numPr>
          <w:ilvl w:val="0"/>
          <w:numId w:val="22"/>
        </w:numPr>
        <w:spacing w:before="100" w:beforeAutospacing="1" w:after="100" w:afterAutospacing="1" w:line="240" w:lineRule="auto"/>
        <w:rPr>
          <w:ins w:id="45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59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Created different patterns using nested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for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loops.</w:t>
        </w:r>
      </w:ins>
    </w:p>
    <w:p w:rsidR="00C7177D" w:rsidRPr="00C7177D" w:rsidRDefault="00C7177D" w:rsidP="00C7177D">
      <w:pPr>
        <w:numPr>
          <w:ilvl w:val="0"/>
          <w:numId w:val="22"/>
        </w:numPr>
        <w:spacing w:before="100" w:beforeAutospacing="1" w:after="100" w:afterAutospacing="1" w:line="240" w:lineRule="auto"/>
        <w:rPr>
          <w:ins w:id="46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6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Practiced increasing, decreasing, and right-aligned patterns.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462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463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Topics Covered:</w:t>
        </w:r>
      </w:ins>
    </w:p>
    <w:p w:rsidR="00C7177D" w:rsidRPr="00C7177D" w:rsidRDefault="00C7177D" w:rsidP="00C7177D">
      <w:pPr>
        <w:numPr>
          <w:ilvl w:val="0"/>
          <w:numId w:val="23"/>
        </w:numPr>
        <w:spacing w:before="100" w:beforeAutospacing="1" w:after="100" w:afterAutospacing="1" w:line="240" w:lineRule="auto"/>
        <w:rPr>
          <w:ins w:id="46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6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Nested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for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loop</w:t>
        </w:r>
      </w:ins>
    </w:p>
    <w:p w:rsidR="00C7177D" w:rsidRPr="00C7177D" w:rsidRDefault="00C7177D" w:rsidP="00C7177D">
      <w:pPr>
        <w:numPr>
          <w:ilvl w:val="0"/>
          <w:numId w:val="23"/>
        </w:numPr>
        <w:spacing w:before="100" w:beforeAutospacing="1" w:after="100" w:afterAutospacing="1" w:line="240" w:lineRule="auto"/>
        <w:rPr>
          <w:ins w:id="46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6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Outer loop</w:t>
        </w:r>
      </w:ins>
    </w:p>
    <w:p w:rsidR="00C7177D" w:rsidRPr="00C7177D" w:rsidRDefault="00C7177D" w:rsidP="00C7177D">
      <w:pPr>
        <w:numPr>
          <w:ilvl w:val="0"/>
          <w:numId w:val="23"/>
        </w:numPr>
        <w:spacing w:before="100" w:beforeAutospacing="1" w:after="100" w:afterAutospacing="1" w:line="240" w:lineRule="auto"/>
        <w:rPr>
          <w:ins w:id="46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69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Inner loop</w:t>
        </w:r>
      </w:ins>
    </w:p>
    <w:p w:rsidR="00C7177D" w:rsidRPr="00C7177D" w:rsidRDefault="00C7177D" w:rsidP="00C7177D">
      <w:pPr>
        <w:numPr>
          <w:ilvl w:val="0"/>
          <w:numId w:val="23"/>
        </w:numPr>
        <w:spacing w:before="100" w:beforeAutospacing="1" w:after="100" w:afterAutospacing="1" w:line="240" w:lineRule="auto"/>
        <w:rPr>
          <w:ins w:id="47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7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Increasing triangle</w:t>
        </w:r>
      </w:ins>
    </w:p>
    <w:p w:rsidR="00C7177D" w:rsidRPr="00C7177D" w:rsidRDefault="00C7177D" w:rsidP="00C7177D">
      <w:pPr>
        <w:numPr>
          <w:ilvl w:val="0"/>
          <w:numId w:val="23"/>
        </w:numPr>
        <w:spacing w:before="100" w:beforeAutospacing="1" w:after="100" w:afterAutospacing="1" w:line="240" w:lineRule="auto"/>
        <w:rPr>
          <w:ins w:id="47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7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Decreasing triangle</w:t>
        </w:r>
      </w:ins>
    </w:p>
    <w:p w:rsidR="00C7177D" w:rsidRPr="00C7177D" w:rsidRDefault="00C7177D" w:rsidP="00C7177D">
      <w:pPr>
        <w:numPr>
          <w:ilvl w:val="0"/>
          <w:numId w:val="23"/>
        </w:numPr>
        <w:spacing w:before="100" w:beforeAutospacing="1" w:after="100" w:afterAutospacing="1" w:line="240" w:lineRule="auto"/>
        <w:rPr>
          <w:ins w:id="47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7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Right-aligned triangle</w:t>
        </w:r>
      </w:ins>
    </w:p>
    <w:p w:rsidR="00C7177D" w:rsidRPr="00C7177D" w:rsidRDefault="00C7177D" w:rsidP="00C7177D">
      <w:pPr>
        <w:numPr>
          <w:ilvl w:val="0"/>
          <w:numId w:val="23"/>
        </w:numPr>
        <w:spacing w:before="100" w:beforeAutospacing="1" w:after="100" w:afterAutospacing="1" w:line="240" w:lineRule="auto"/>
        <w:rPr>
          <w:ins w:id="47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47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Basic star patterns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478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479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Example: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480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481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for 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i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in range(5):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482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483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for j in range(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i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+ 1):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484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485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    print("*", end=" ")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486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487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print()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488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489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Output: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490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491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*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492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493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* *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494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495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* * *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496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497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* * * *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498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499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* * * * *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50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01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Status: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Task 7 – Completed </w:t>
        </w:r>
        <w:r w:rsidRPr="00C7177D">
          <w:rPr>
            <w:rFonts w:ascii="Segoe UI Symbol" w:eastAsia="Times New Roman" w:hAnsi="Segoe UI Symbol" w:cs="Segoe UI Symbol"/>
            <w:sz w:val="24"/>
            <w:szCs w:val="24"/>
          </w:rPr>
          <w:t>✅</w:t>
        </w:r>
      </w:ins>
    </w:p>
    <w:p w:rsidR="00C7177D" w:rsidRPr="00C7177D" w:rsidRDefault="00C7177D" w:rsidP="00C7177D">
      <w:pPr>
        <w:spacing w:after="0" w:line="240" w:lineRule="auto"/>
        <w:rPr>
          <w:ins w:id="50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0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pict>
            <v:rect id="_x0000_i1033" style="width:0;height:1.5pt" o:hralign="center" o:hrstd="t" o:hr="t" fillcolor="#a0a0a0" stroked="f"/>
          </w:pic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0"/>
        <w:rPr>
          <w:ins w:id="504" w:author="Microsoft account" w:date="2026-07-30T19:30:00Z"/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ins w:id="505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</w:rPr>
          <w:t>Task 8: Break &amp; Continue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50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07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Date: 30 July 2026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508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509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lastRenderedPageBreak/>
          <w:t>Completed Work:</w:t>
        </w:r>
      </w:ins>
    </w:p>
    <w:p w:rsidR="00C7177D" w:rsidRPr="00C7177D" w:rsidRDefault="00C7177D" w:rsidP="00C7177D">
      <w:pPr>
        <w:numPr>
          <w:ilvl w:val="0"/>
          <w:numId w:val="24"/>
        </w:numPr>
        <w:spacing w:before="100" w:beforeAutospacing="1" w:after="100" w:afterAutospacing="1" w:line="240" w:lineRule="auto"/>
        <w:rPr>
          <w:ins w:id="51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1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Learned the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break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statement.</w:t>
        </w:r>
      </w:ins>
    </w:p>
    <w:p w:rsidR="00C7177D" w:rsidRPr="00C7177D" w:rsidRDefault="00C7177D" w:rsidP="00C7177D">
      <w:pPr>
        <w:numPr>
          <w:ilvl w:val="0"/>
          <w:numId w:val="24"/>
        </w:numPr>
        <w:spacing w:before="100" w:beforeAutospacing="1" w:after="100" w:afterAutospacing="1" w:line="240" w:lineRule="auto"/>
        <w:rPr>
          <w:ins w:id="51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1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Learned the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continue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statement.</w:t>
        </w:r>
      </w:ins>
    </w:p>
    <w:p w:rsidR="00C7177D" w:rsidRPr="00C7177D" w:rsidRDefault="00C7177D" w:rsidP="00C7177D">
      <w:pPr>
        <w:numPr>
          <w:ilvl w:val="0"/>
          <w:numId w:val="24"/>
        </w:numPr>
        <w:spacing w:before="100" w:beforeAutospacing="1" w:after="100" w:afterAutospacing="1" w:line="240" w:lineRule="auto"/>
        <w:rPr>
          <w:ins w:id="51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1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Practiced controlling the execution of loops.</w:t>
        </w:r>
      </w:ins>
    </w:p>
    <w:p w:rsidR="00C7177D" w:rsidRPr="00C7177D" w:rsidRDefault="00C7177D" w:rsidP="00C7177D">
      <w:pPr>
        <w:numPr>
          <w:ilvl w:val="0"/>
          <w:numId w:val="24"/>
        </w:numPr>
        <w:spacing w:before="100" w:beforeAutospacing="1" w:after="100" w:afterAutospacing="1" w:line="240" w:lineRule="auto"/>
        <w:rPr>
          <w:ins w:id="51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1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Solved basic problems using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break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and </w:t>
        </w:r>
        <w:r w:rsidRPr="00C7177D">
          <w:rPr>
            <w:rFonts w:ascii="Courier New" w:eastAsia="Times New Roman" w:hAnsi="Courier New" w:cs="Courier New"/>
            <w:sz w:val="20"/>
            <w:szCs w:val="20"/>
          </w:rPr>
          <w:t>continue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.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518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519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Topics Covered:</w:t>
        </w:r>
      </w:ins>
    </w:p>
    <w:p w:rsidR="00C7177D" w:rsidRPr="00C7177D" w:rsidRDefault="00C7177D" w:rsidP="00C7177D">
      <w:pPr>
        <w:numPr>
          <w:ilvl w:val="0"/>
          <w:numId w:val="25"/>
        </w:numPr>
        <w:spacing w:before="100" w:beforeAutospacing="1" w:after="100" w:afterAutospacing="1" w:line="240" w:lineRule="auto"/>
        <w:rPr>
          <w:ins w:id="52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21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break</w:t>
        </w:r>
      </w:ins>
    </w:p>
    <w:p w:rsidR="00C7177D" w:rsidRPr="00C7177D" w:rsidRDefault="00C7177D" w:rsidP="00C7177D">
      <w:pPr>
        <w:numPr>
          <w:ilvl w:val="0"/>
          <w:numId w:val="25"/>
        </w:numPr>
        <w:spacing w:before="100" w:beforeAutospacing="1" w:after="100" w:afterAutospacing="1" w:line="240" w:lineRule="auto"/>
        <w:rPr>
          <w:ins w:id="52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23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continue</w:t>
        </w:r>
      </w:ins>
    </w:p>
    <w:p w:rsidR="00C7177D" w:rsidRPr="00C7177D" w:rsidRDefault="00C7177D" w:rsidP="00C7177D">
      <w:pPr>
        <w:numPr>
          <w:ilvl w:val="0"/>
          <w:numId w:val="25"/>
        </w:numPr>
        <w:spacing w:before="100" w:beforeAutospacing="1" w:after="100" w:afterAutospacing="1" w:line="240" w:lineRule="auto"/>
        <w:rPr>
          <w:ins w:id="52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2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Loop control</w:t>
        </w:r>
      </w:ins>
    </w:p>
    <w:p w:rsidR="00C7177D" w:rsidRPr="00C7177D" w:rsidRDefault="00C7177D" w:rsidP="00C7177D">
      <w:pPr>
        <w:numPr>
          <w:ilvl w:val="0"/>
          <w:numId w:val="25"/>
        </w:numPr>
        <w:spacing w:before="100" w:beforeAutospacing="1" w:after="100" w:afterAutospacing="1" w:line="240" w:lineRule="auto"/>
        <w:rPr>
          <w:ins w:id="52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2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Skipping specific iterations</w:t>
        </w:r>
      </w:ins>
    </w:p>
    <w:p w:rsidR="00C7177D" w:rsidRPr="00C7177D" w:rsidRDefault="00C7177D" w:rsidP="00C7177D">
      <w:pPr>
        <w:numPr>
          <w:ilvl w:val="0"/>
          <w:numId w:val="25"/>
        </w:numPr>
        <w:spacing w:before="100" w:beforeAutospacing="1" w:after="100" w:afterAutospacing="1" w:line="240" w:lineRule="auto"/>
        <w:rPr>
          <w:ins w:id="52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29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Stopping a loop based on a condition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530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531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Example – Break: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532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533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for 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i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in range(1, 11):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534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535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if 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i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== 6: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536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537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    break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538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539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print(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i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>)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540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541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Example – Continue: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542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543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for 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i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in range(1, 11):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544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545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if 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i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== 5: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546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547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    continue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548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549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print(</w:t>
        </w:r>
        <w:proofErr w:type="spellStart"/>
        <w:r w:rsidRPr="00C7177D">
          <w:rPr>
            <w:rFonts w:ascii="Courier New" w:eastAsia="Times New Roman" w:hAnsi="Courier New" w:cs="Courier New"/>
            <w:sz w:val="20"/>
            <w:szCs w:val="20"/>
          </w:rPr>
          <w:t>i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>)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55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51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Status: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Task 8 – Completed </w:t>
        </w:r>
        <w:r w:rsidRPr="00C7177D">
          <w:rPr>
            <w:rFonts w:ascii="Segoe UI Symbol" w:eastAsia="Times New Roman" w:hAnsi="Segoe UI Symbol" w:cs="Segoe UI Symbol"/>
            <w:sz w:val="24"/>
            <w:szCs w:val="24"/>
          </w:rPr>
          <w:t>✅</w:t>
        </w:r>
      </w:ins>
    </w:p>
    <w:p w:rsidR="00C7177D" w:rsidRPr="00C7177D" w:rsidRDefault="00C7177D" w:rsidP="00C7177D">
      <w:pPr>
        <w:spacing w:after="0" w:line="240" w:lineRule="auto"/>
        <w:rPr>
          <w:ins w:id="55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5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pict>
            <v:rect id="_x0000_i1034" style="width:0;height:1.5pt" o:hralign="center" o:hrstd="t" o:hr="t" fillcolor="#a0a0a0" stroked="f"/>
          </w:pic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0"/>
        <w:rPr>
          <w:ins w:id="554" w:author="Microsoft account" w:date="2026-07-30T19:30:00Z"/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ins w:id="555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</w:rPr>
          <w:t>Task 9: Functions – Phase 1 (Basic)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55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57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Date: 30 July 2026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558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559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Completed Work:</w:t>
        </w:r>
      </w:ins>
    </w:p>
    <w:p w:rsidR="00C7177D" w:rsidRPr="00C7177D" w:rsidRDefault="00C7177D" w:rsidP="00C7177D">
      <w:pPr>
        <w:numPr>
          <w:ilvl w:val="0"/>
          <w:numId w:val="26"/>
        </w:numPr>
        <w:spacing w:before="100" w:beforeAutospacing="1" w:after="100" w:afterAutospacing="1" w:line="240" w:lineRule="auto"/>
        <w:rPr>
          <w:ins w:id="56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6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Started learning Functions in Python.</w:t>
        </w:r>
      </w:ins>
    </w:p>
    <w:p w:rsidR="00C7177D" w:rsidRPr="00C7177D" w:rsidRDefault="00C7177D" w:rsidP="00C7177D">
      <w:pPr>
        <w:numPr>
          <w:ilvl w:val="0"/>
          <w:numId w:val="26"/>
        </w:numPr>
        <w:spacing w:before="100" w:beforeAutospacing="1" w:after="100" w:afterAutospacing="1" w:line="240" w:lineRule="auto"/>
        <w:rPr>
          <w:ins w:id="56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6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Learned why functions are used.</w:t>
        </w:r>
      </w:ins>
    </w:p>
    <w:p w:rsidR="00C7177D" w:rsidRPr="00C7177D" w:rsidRDefault="00C7177D" w:rsidP="00C7177D">
      <w:pPr>
        <w:numPr>
          <w:ilvl w:val="0"/>
          <w:numId w:val="26"/>
        </w:numPr>
        <w:spacing w:before="100" w:beforeAutospacing="1" w:after="100" w:afterAutospacing="1" w:line="240" w:lineRule="auto"/>
        <w:rPr>
          <w:ins w:id="56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6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Learned how to define and call a function.</w:t>
        </w:r>
      </w:ins>
    </w:p>
    <w:p w:rsidR="00C7177D" w:rsidRPr="00C7177D" w:rsidRDefault="00C7177D" w:rsidP="00C7177D">
      <w:pPr>
        <w:numPr>
          <w:ilvl w:val="0"/>
          <w:numId w:val="26"/>
        </w:numPr>
        <w:spacing w:before="100" w:beforeAutospacing="1" w:after="100" w:afterAutospacing="1" w:line="240" w:lineRule="auto"/>
        <w:rPr>
          <w:ins w:id="56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67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Practiced basic functions.</w:t>
        </w:r>
      </w:ins>
    </w:p>
    <w:p w:rsidR="00C7177D" w:rsidRPr="00C7177D" w:rsidRDefault="00C7177D" w:rsidP="00C7177D">
      <w:pPr>
        <w:numPr>
          <w:ilvl w:val="0"/>
          <w:numId w:val="26"/>
        </w:numPr>
        <w:spacing w:before="100" w:beforeAutospacing="1" w:after="100" w:afterAutospacing="1" w:line="240" w:lineRule="auto"/>
        <w:rPr>
          <w:ins w:id="56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69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Practiced functions with parameters.</w:t>
        </w:r>
      </w:ins>
    </w:p>
    <w:p w:rsidR="00C7177D" w:rsidRPr="00C7177D" w:rsidRDefault="00C7177D" w:rsidP="00C7177D">
      <w:pPr>
        <w:numPr>
          <w:ilvl w:val="0"/>
          <w:numId w:val="26"/>
        </w:numPr>
        <w:spacing w:before="100" w:beforeAutospacing="1" w:after="100" w:afterAutospacing="1" w:line="240" w:lineRule="auto"/>
        <w:rPr>
          <w:ins w:id="57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7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Practiced functions with return values.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572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573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lastRenderedPageBreak/>
          <w:t>Topics Covered:</w:t>
        </w:r>
      </w:ins>
    </w:p>
    <w:p w:rsidR="00C7177D" w:rsidRPr="00C7177D" w:rsidRDefault="00C7177D" w:rsidP="00C7177D">
      <w:pPr>
        <w:numPr>
          <w:ilvl w:val="0"/>
          <w:numId w:val="27"/>
        </w:numPr>
        <w:spacing w:before="100" w:beforeAutospacing="1" w:after="100" w:afterAutospacing="1" w:line="240" w:lineRule="auto"/>
        <w:rPr>
          <w:ins w:id="57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7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Function concept</w:t>
        </w:r>
      </w:ins>
    </w:p>
    <w:p w:rsidR="00C7177D" w:rsidRPr="00C7177D" w:rsidRDefault="00C7177D" w:rsidP="00C7177D">
      <w:pPr>
        <w:numPr>
          <w:ilvl w:val="0"/>
          <w:numId w:val="27"/>
        </w:numPr>
        <w:spacing w:before="100" w:beforeAutospacing="1" w:after="100" w:afterAutospacing="1" w:line="240" w:lineRule="auto"/>
        <w:rPr>
          <w:ins w:id="57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proofErr w:type="spellStart"/>
      <w:ins w:id="577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def</w:t>
        </w:r>
        <w:proofErr w:type="spellEnd"/>
      </w:ins>
    </w:p>
    <w:p w:rsidR="00C7177D" w:rsidRPr="00C7177D" w:rsidRDefault="00C7177D" w:rsidP="00C7177D">
      <w:pPr>
        <w:numPr>
          <w:ilvl w:val="0"/>
          <w:numId w:val="27"/>
        </w:numPr>
        <w:spacing w:before="100" w:beforeAutospacing="1" w:after="100" w:afterAutospacing="1" w:line="240" w:lineRule="auto"/>
        <w:rPr>
          <w:ins w:id="57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79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Function definition</w:t>
        </w:r>
      </w:ins>
    </w:p>
    <w:p w:rsidR="00C7177D" w:rsidRPr="00C7177D" w:rsidRDefault="00C7177D" w:rsidP="00C7177D">
      <w:pPr>
        <w:numPr>
          <w:ilvl w:val="0"/>
          <w:numId w:val="27"/>
        </w:numPr>
        <w:spacing w:before="100" w:beforeAutospacing="1" w:after="100" w:afterAutospacing="1" w:line="240" w:lineRule="auto"/>
        <w:rPr>
          <w:ins w:id="580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81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Function calling</w:t>
        </w:r>
      </w:ins>
    </w:p>
    <w:p w:rsidR="00C7177D" w:rsidRPr="00C7177D" w:rsidRDefault="00C7177D" w:rsidP="00C7177D">
      <w:pPr>
        <w:numPr>
          <w:ilvl w:val="0"/>
          <w:numId w:val="27"/>
        </w:numPr>
        <w:spacing w:before="100" w:beforeAutospacing="1" w:after="100" w:afterAutospacing="1" w:line="240" w:lineRule="auto"/>
        <w:rPr>
          <w:ins w:id="582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83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Parameters</w:t>
        </w:r>
      </w:ins>
    </w:p>
    <w:p w:rsidR="00C7177D" w:rsidRPr="00C7177D" w:rsidRDefault="00C7177D" w:rsidP="00C7177D">
      <w:pPr>
        <w:numPr>
          <w:ilvl w:val="0"/>
          <w:numId w:val="27"/>
        </w:numPr>
        <w:spacing w:before="100" w:beforeAutospacing="1" w:after="100" w:afterAutospacing="1" w:line="240" w:lineRule="auto"/>
        <w:rPr>
          <w:ins w:id="584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85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Arguments</w:t>
        </w:r>
      </w:ins>
    </w:p>
    <w:p w:rsidR="00C7177D" w:rsidRPr="00C7177D" w:rsidRDefault="00C7177D" w:rsidP="00C7177D">
      <w:pPr>
        <w:numPr>
          <w:ilvl w:val="0"/>
          <w:numId w:val="27"/>
        </w:numPr>
        <w:spacing w:before="100" w:beforeAutospacing="1" w:after="100" w:afterAutospacing="1" w:line="240" w:lineRule="auto"/>
        <w:rPr>
          <w:ins w:id="586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87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return</w:t>
        </w:r>
      </w:ins>
    </w:p>
    <w:p w:rsidR="00C7177D" w:rsidRPr="00C7177D" w:rsidRDefault="00C7177D" w:rsidP="00C7177D">
      <w:pPr>
        <w:numPr>
          <w:ilvl w:val="0"/>
          <w:numId w:val="27"/>
        </w:numPr>
        <w:spacing w:before="100" w:beforeAutospacing="1" w:after="100" w:afterAutospacing="1" w:line="240" w:lineRule="auto"/>
        <w:rPr>
          <w:ins w:id="588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589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Basic user-defined functions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590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591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Example: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592" w:author="Microsoft account" w:date="2026-07-30T19:30:00Z"/>
          <w:rFonts w:ascii="Courier New" w:eastAsia="Times New Roman" w:hAnsi="Courier New" w:cs="Courier New"/>
          <w:sz w:val="20"/>
          <w:szCs w:val="20"/>
        </w:rPr>
      </w:pPr>
      <w:proofErr w:type="spellStart"/>
      <w:ins w:id="593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def</w:t>
        </w:r>
        <w:proofErr w:type="spellEnd"/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add(a, b):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594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595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 xml:space="preserve">    return a + b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596" w:author="Microsoft account" w:date="2026-07-30T19:30:00Z"/>
          <w:rFonts w:ascii="Courier New" w:eastAsia="Times New Roman" w:hAnsi="Courier New" w:cs="Courier New"/>
          <w:sz w:val="20"/>
          <w:szCs w:val="20"/>
        </w:rPr>
      </w:pPr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597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598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result = add(10, 20)</w:t>
        </w:r>
      </w:ins>
    </w:p>
    <w:p w:rsidR="00C7177D" w:rsidRPr="00C7177D" w:rsidRDefault="00C7177D" w:rsidP="00C71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599" w:author="Microsoft account" w:date="2026-07-30T19:30:00Z"/>
          <w:rFonts w:ascii="Courier New" w:eastAsia="Times New Roman" w:hAnsi="Courier New" w:cs="Courier New"/>
          <w:sz w:val="20"/>
          <w:szCs w:val="20"/>
        </w:rPr>
      </w:pPr>
      <w:ins w:id="600" w:author="Microsoft account" w:date="2026-07-30T19:30:00Z">
        <w:r w:rsidRPr="00C7177D">
          <w:rPr>
            <w:rFonts w:ascii="Courier New" w:eastAsia="Times New Roman" w:hAnsi="Courier New" w:cs="Courier New"/>
            <w:sz w:val="20"/>
            <w:szCs w:val="20"/>
          </w:rPr>
          <w:t>print(result)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601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602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Functions Learning Plan: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603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04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Phase 1 – Basic Functions</w:t>
        </w:r>
      </w:ins>
    </w:p>
    <w:p w:rsidR="00C7177D" w:rsidRPr="00C7177D" w:rsidRDefault="00C7177D" w:rsidP="00C7177D">
      <w:pPr>
        <w:numPr>
          <w:ilvl w:val="0"/>
          <w:numId w:val="28"/>
        </w:numPr>
        <w:spacing w:before="100" w:beforeAutospacing="1" w:after="100" w:afterAutospacing="1" w:line="240" w:lineRule="auto"/>
        <w:rPr>
          <w:ins w:id="605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06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Define function</w:t>
        </w:r>
      </w:ins>
    </w:p>
    <w:p w:rsidR="00C7177D" w:rsidRPr="00C7177D" w:rsidRDefault="00C7177D" w:rsidP="00C7177D">
      <w:pPr>
        <w:numPr>
          <w:ilvl w:val="0"/>
          <w:numId w:val="28"/>
        </w:numPr>
        <w:spacing w:before="100" w:beforeAutospacing="1" w:after="100" w:afterAutospacing="1" w:line="240" w:lineRule="auto"/>
        <w:rPr>
          <w:ins w:id="607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08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Call function</w:t>
        </w:r>
      </w:ins>
    </w:p>
    <w:p w:rsidR="00C7177D" w:rsidRPr="00C7177D" w:rsidRDefault="00C7177D" w:rsidP="00C7177D">
      <w:pPr>
        <w:numPr>
          <w:ilvl w:val="0"/>
          <w:numId w:val="28"/>
        </w:numPr>
        <w:spacing w:before="100" w:beforeAutospacing="1" w:after="100" w:afterAutospacing="1" w:line="240" w:lineRule="auto"/>
        <w:rPr>
          <w:ins w:id="609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10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Parameters</w:t>
        </w:r>
      </w:ins>
    </w:p>
    <w:p w:rsidR="00C7177D" w:rsidRPr="00C7177D" w:rsidRDefault="00C7177D" w:rsidP="00C7177D">
      <w:pPr>
        <w:numPr>
          <w:ilvl w:val="0"/>
          <w:numId w:val="28"/>
        </w:numPr>
        <w:spacing w:before="100" w:beforeAutospacing="1" w:after="100" w:afterAutospacing="1" w:line="240" w:lineRule="auto"/>
        <w:rPr>
          <w:ins w:id="611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12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Arguments</w:t>
        </w:r>
      </w:ins>
    </w:p>
    <w:p w:rsidR="00C7177D" w:rsidRPr="00C7177D" w:rsidRDefault="00C7177D" w:rsidP="00C7177D">
      <w:pPr>
        <w:numPr>
          <w:ilvl w:val="0"/>
          <w:numId w:val="28"/>
        </w:numPr>
        <w:spacing w:before="100" w:beforeAutospacing="1" w:after="100" w:afterAutospacing="1" w:line="240" w:lineRule="auto"/>
        <w:rPr>
          <w:ins w:id="613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14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Return value</w:t>
        </w:r>
      </w:ins>
    </w:p>
    <w:p w:rsidR="00C7177D" w:rsidRPr="00C7177D" w:rsidRDefault="00C7177D" w:rsidP="00C7177D">
      <w:pPr>
        <w:numPr>
          <w:ilvl w:val="0"/>
          <w:numId w:val="28"/>
        </w:numPr>
        <w:spacing w:before="100" w:beforeAutospacing="1" w:after="100" w:afterAutospacing="1" w:line="240" w:lineRule="auto"/>
        <w:rPr>
          <w:ins w:id="615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16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Basic function practice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617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18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Phase 2 – Intermediate Functions</w:t>
        </w:r>
      </w:ins>
    </w:p>
    <w:p w:rsidR="00C7177D" w:rsidRPr="00C7177D" w:rsidRDefault="00C7177D" w:rsidP="00C7177D">
      <w:pPr>
        <w:numPr>
          <w:ilvl w:val="0"/>
          <w:numId w:val="29"/>
        </w:numPr>
        <w:spacing w:before="100" w:beforeAutospacing="1" w:after="100" w:afterAutospacing="1" w:line="240" w:lineRule="auto"/>
        <w:rPr>
          <w:ins w:id="619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20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Multiple parameters</w:t>
        </w:r>
      </w:ins>
    </w:p>
    <w:p w:rsidR="00C7177D" w:rsidRPr="00C7177D" w:rsidRDefault="00C7177D" w:rsidP="00C7177D">
      <w:pPr>
        <w:numPr>
          <w:ilvl w:val="0"/>
          <w:numId w:val="29"/>
        </w:numPr>
        <w:spacing w:before="100" w:beforeAutospacing="1" w:after="100" w:afterAutospacing="1" w:line="240" w:lineRule="auto"/>
        <w:rPr>
          <w:ins w:id="621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22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Default arguments</w:t>
        </w:r>
      </w:ins>
    </w:p>
    <w:p w:rsidR="00C7177D" w:rsidRPr="00C7177D" w:rsidRDefault="00C7177D" w:rsidP="00C7177D">
      <w:pPr>
        <w:numPr>
          <w:ilvl w:val="0"/>
          <w:numId w:val="29"/>
        </w:numPr>
        <w:spacing w:before="100" w:beforeAutospacing="1" w:after="100" w:afterAutospacing="1" w:line="240" w:lineRule="auto"/>
        <w:rPr>
          <w:ins w:id="623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24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Keyword arguments</w:t>
        </w:r>
      </w:ins>
    </w:p>
    <w:p w:rsidR="00C7177D" w:rsidRPr="00C7177D" w:rsidRDefault="00C7177D" w:rsidP="00C7177D">
      <w:pPr>
        <w:numPr>
          <w:ilvl w:val="0"/>
          <w:numId w:val="29"/>
        </w:numPr>
        <w:spacing w:before="100" w:beforeAutospacing="1" w:after="100" w:afterAutospacing="1" w:line="240" w:lineRule="auto"/>
        <w:rPr>
          <w:ins w:id="625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26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Positional arguments</w:t>
        </w:r>
      </w:ins>
    </w:p>
    <w:p w:rsidR="00C7177D" w:rsidRPr="00C7177D" w:rsidRDefault="00C7177D" w:rsidP="00C7177D">
      <w:pPr>
        <w:numPr>
          <w:ilvl w:val="0"/>
          <w:numId w:val="29"/>
        </w:numPr>
        <w:spacing w:before="100" w:beforeAutospacing="1" w:after="100" w:afterAutospacing="1" w:line="240" w:lineRule="auto"/>
        <w:rPr>
          <w:ins w:id="627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28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Multiple return values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629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30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Phase 3 – Advanced Functions</w:t>
        </w:r>
      </w:ins>
    </w:p>
    <w:p w:rsidR="00C7177D" w:rsidRPr="00C7177D" w:rsidRDefault="00C7177D" w:rsidP="00C7177D">
      <w:pPr>
        <w:numPr>
          <w:ilvl w:val="0"/>
          <w:numId w:val="30"/>
        </w:numPr>
        <w:spacing w:before="100" w:beforeAutospacing="1" w:after="100" w:afterAutospacing="1" w:line="240" w:lineRule="auto"/>
        <w:rPr>
          <w:ins w:id="631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32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Scope</w:t>
        </w:r>
      </w:ins>
    </w:p>
    <w:p w:rsidR="00C7177D" w:rsidRPr="00C7177D" w:rsidRDefault="00C7177D" w:rsidP="00C7177D">
      <w:pPr>
        <w:numPr>
          <w:ilvl w:val="0"/>
          <w:numId w:val="30"/>
        </w:numPr>
        <w:spacing w:before="100" w:beforeAutospacing="1" w:after="100" w:afterAutospacing="1" w:line="240" w:lineRule="auto"/>
        <w:rPr>
          <w:ins w:id="633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34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Local and global variables</w:t>
        </w:r>
      </w:ins>
    </w:p>
    <w:p w:rsidR="00C7177D" w:rsidRPr="00C7177D" w:rsidRDefault="00C7177D" w:rsidP="00C7177D">
      <w:pPr>
        <w:numPr>
          <w:ilvl w:val="0"/>
          <w:numId w:val="30"/>
        </w:numPr>
        <w:spacing w:before="100" w:beforeAutospacing="1" w:after="100" w:afterAutospacing="1" w:line="240" w:lineRule="auto"/>
        <w:rPr>
          <w:ins w:id="635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36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Recursion</w:t>
        </w:r>
      </w:ins>
    </w:p>
    <w:p w:rsidR="00C7177D" w:rsidRPr="00C7177D" w:rsidRDefault="00C7177D" w:rsidP="00C7177D">
      <w:pPr>
        <w:numPr>
          <w:ilvl w:val="0"/>
          <w:numId w:val="30"/>
        </w:numPr>
        <w:spacing w:before="100" w:beforeAutospacing="1" w:after="100" w:afterAutospacing="1" w:line="240" w:lineRule="auto"/>
        <w:rPr>
          <w:ins w:id="637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38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Lambda functions</w:t>
        </w:r>
      </w:ins>
    </w:p>
    <w:p w:rsidR="00C7177D" w:rsidRPr="00C7177D" w:rsidRDefault="00C7177D" w:rsidP="00C7177D">
      <w:pPr>
        <w:numPr>
          <w:ilvl w:val="0"/>
          <w:numId w:val="30"/>
        </w:numPr>
        <w:spacing w:before="100" w:beforeAutospacing="1" w:after="100" w:afterAutospacing="1" w:line="240" w:lineRule="auto"/>
        <w:rPr>
          <w:ins w:id="639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40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>Functions with loops and conditions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641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42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Status:</w:t>
        </w:r>
        <w:r w:rsidRPr="00C7177D">
          <w:rPr>
            <w:rFonts w:ascii="Times New Roman" w:eastAsia="Times New Roman" w:hAnsi="Times New Roman" w:cs="Times New Roman"/>
            <w:sz w:val="24"/>
            <w:szCs w:val="24"/>
          </w:rPr>
          <w:t xml:space="preserve"> Task 9 – Phase 1 Started </w:t>
        </w:r>
        <w:r w:rsidRPr="00C7177D">
          <w:rPr>
            <w:rFonts w:ascii="Segoe UI Symbol" w:eastAsia="Times New Roman" w:hAnsi="Segoe UI Symbol" w:cs="Segoe UI Symbol"/>
            <w:sz w:val="24"/>
            <w:szCs w:val="24"/>
          </w:rPr>
          <w:t>✅</w:t>
        </w:r>
      </w:ins>
    </w:p>
    <w:p w:rsidR="00C7177D" w:rsidRPr="00C7177D" w:rsidRDefault="00C7177D" w:rsidP="00C7177D">
      <w:pPr>
        <w:spacing w:after="0" w:line="240" w:lineRule="auto"/>
        <w:rPr>
          <w:ins w:id="643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644" w:author="Microsoft account" w:date="2026-07-30T19:30:00Z">
        <w:r w:rsidRPr="00C7177D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pict>
            <v:rect id="_x0000_i1035" style="width:0;height:1.5pt" o:hralign="center" o:hrstd="t" o:hr="t" fillcolor="#a0a0a0" stroked="f"/>
          </w:pic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0"/>
        <w:rPr>
          <w:ins w:id="645" w:author="Microsoft account" w:date="2026-07-30T19:30:00Z"/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ins w:id="646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</w:rPr>
          <w:t>Overall Progress</w:t>
        </w:r>
      </w:ins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3280"/>
        <w:gridCol w:w="1429"/>
      </w:tblGrid>
      <w:tr w:rsidR="00C7177D" w:rsidRPr="00C7177D" w:rsidTr="00C7177D">
        <w:trPr>
          <w:tblHeader/>
          <w:tblCellSpacing w:w="15" w:type="dxa"/>
          <w:ins w:id="647" w:author="Microsoft account" w:date="2026-07-30T19:30:00Z"/>
        </w:trPr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jc w:val="center"/>
              <w:rPr>
                <w:ins w:id="648" w:author="Microsoft account" w:date="2026-07-30T19:30:00Z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ins w:id="649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>Task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jc w:val="center"/>
              <w:rPr>
                <w:ins w:id="650" w:author="Microsoft account" w:date="2026-07-30T19:30:00Z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ins w:id="651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>Topic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jc w:val="center"/>
              <w:rPr>
                <w:ins w:id="652" w:author="Microsoft account" w:date="2026-07-30T19:30:00Z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ins w:id="653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>Status</w:t>
              </w:r>
            </w:ins>
          </w:p>
        </w:tc>
      </w:tr>
      <w:tr w:rsidR="00C7177D" w:rsidRPr="00C7177D" w:rsidTr="00C7177D">
        <w:trPr>
          <w:tblCellSpacing w:w="15" w:type="dxa"/>
          <w:ins w:id="654" w:author="Microsoft account" w:date="2026-07-30T19:30:00Z"/>
        </w:trPr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55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56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Task 1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57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58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Python Installation &amp; Print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59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60" w:author="Microsoft account" w:date="2026-07-30T19:30:00Z">
              <w:r w:rsidRPr="00C7177D">
                <w:rPr>
                  <w:rFonts w:ascii="Segoe UI Symbol" w:eastAsia="Times New Roman" w:hAnsi="Segoe UI Symbol" w:cs="Segoe UI Symbol"/>
                  <w:sz w:val="24"/>
                  <w:szCs w:val="24"/>
                </w:rPr>
                <w:t>✅</w:t>
              </w:r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Completed</w:t>
              </w:r>
            </w:ins>
          </w:p>
        </w:tc>
      </w:tr>
      <w:tr w:rsidR="00C7177D" w:rsidRPr="00C7177D" w:rsidTr="00C7177D">
        <w:trPr>
          <w:tblCellSpacing w:w="15" w:type="dxa"/>
          <w:ins w:id="661" w:author="Microsoft account" w:date="2026-07-30T19:30:00Z"/>
        </w:trPr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62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63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Task 2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64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65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Input, Typecasting &amp; Arithmetic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66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67" w:author="Microsoft account" w:date="2026-07-30T19:30:00Z">
              <w:r w:rsidRPr="00C7177D">
                <w:rPr>
                  <w:rFonts w:ascii="Segoe UI Symbol" w:eastAsia="Times New Roman" w:hAnsi="Segoe UI Symbol" w:cs="Segoe UI Symbol"/>
                  <w:sz w:val="24"/>
                  <w:szCs w:val="24"/>
                </w:rPr>
                <w:t>✅</w:t>
              </w:r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Completed</w:t>
              </w:r>
            </w:ins>
          </w:p>
        </w:tc>
      </w:tr>
      <w:tr w:rsidR="00C7177D" w:rsidRPr="00C7177D" w:rsidTr="00C7177D">
        <w:trPr>
          <w:tblCellSpacing w:w="15" w:type="dxa"/>
          <w:ins w:id="668" w:author="Microsoft account" w:date="2026-07-30T19:30:00Z"/>
        </w:trPr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69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70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Task 3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71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72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Comparison &amp; Logical Operators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73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74" w:author="Microsoft account" w:date="2026-07-30T19:30:00Z">
              <w:r w:rsidRPr="00C7177D">
                <w:rPr>
                  <w:rFonts w:ascii="Segoe UI Symbol" w:eastAsia="Times New Roman" w:hAnsi="Segoe UI Symbol" w:cs="Segoe UI Symbol"/>
                  <w:sz w:val="24"/>
                  <w:szCs w:val="24"/>
                </w:rPr>
                <w:t>✅</w:t>
              </w:r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Completed</w:t>
              </w:r>
            </w:ins>
          </w:p>
        </w:tc>
      </w:tr>
      <w:tr w:rsidR="00C7177D" w:rsidRPr="00C7177D" w:rsidTr="00C7177D">
        <w:trPr>
          <w:tblCellSpacing w:w="15" w:type="dxa"/>
          <w:ins w:id="675" w:author="Microsoft account" w:date="2026-07-30T19:30:00Z"/>
        </w:trPr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76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77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Task 4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78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79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If, Else &amp; </w:t>
              </w:r>
              <w:proofErr w:type="spellStart"/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Elif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80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81" w:author="Microsoft account" w:date="2026-07-30T19:30:00Z">
              <w:r w:rsidRPr="00C7177D">
                <w:rPr>
                  <w:rFonts w:ascii="Segoe UI Symbol" w:eastAsia="Times New Roman" w:hAnsi="Segoe UI Symbol" w:cs="Segoe UI Symbol"/>
                  <w:sz w:val="24"/>
                  <w:szCs w:val="24"/>
                </w:rPr>
                <w:t>✅</w:t>
              </w:r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Completed</w:t>
              </w:r>
            </w:ins>
          </w:p>
        </w:tc>
      </w:tr>
      <w:tr w:rsidR="00C7177D" w:rsidRPr="00C7177D" w:rsidTr="00C7177D">
        <w:trPr>
          <w:tblCellSpacing w:w="15" w:type="dxa"/>
          <w:ins w:id="682" w:author="Microsoft account" w:date="2026-07-30T19:30:00Z"/>
        </w:trPr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83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84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Task 5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85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86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For Loop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87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88" w:author="Microsoft account" w:date="2026-07-30T19:30:00Z">
              <w:r w:rsidRPr="00C7177D">
                <w:rPr>
                  <w:rFonts w:ascii="Segoe UI Symbol" w:eastAsia="Times New Roman" w:hAnsi="Segoe UI Symbol" w:cs="Segoe UI Symbol"/>
                  <w:sz w:val="24"/>
                  <w:szCs w:val="24"/>
                </w:rPr>
                <w:t>✅</w:t>
              </w:r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Completed</w:t>
              </w:r>
            </w:ins>
          </w:p>
        </w:tc>
      </w:tr>
      <w:tr w:rsidR="00C7177D" w:rsidRPr="00C7177D" w:rsidTr="00C7177D">
        <w:trPr>
          <w:tblCellSpacing w:w="15" w:type="dxa"/>
          <w:ins w:id="689" w:author="Microsoft account" w:date="2026-07-30T19:30:00Z"/>
        </w:trPr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90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91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Task 6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92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93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While Loop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94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95" w:author="Microsoft account" w:date="2026-07-30T19:30:00Z">
              <w:r w:rsidRPr="00C7177D">
                <w:rPr>
                  <w:rFonts w:ascii="Segoe UI Symbol" w:eastAsia="Times New Roman" w:hAnsi="Segoe UI Symbol" w:cs="Segoe UI Symbol"/>
                  <w:sz w:val="24"/>
                  <w:szCs w:val="24"/>
                </w:rPr>
                <w:t>✅</w:t>
              </w:r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Completed</w:t>
              </w:r>
            </w:ins>
          </w:p>
        </w:tc>
      </w:tr>
      <w:tr w:rsidR="00C7177D" w:rsidRPr="00C7177D" w:rsidTr="00C7177D">
        <w:trPr>
          <w:tblCellSpacing w:w="15" w:type="dxa"/>
          <w:ins w:id="696" w:author="Microsoft account" w:date="2026-07-30T19:30:00Z"/>
        </w:trPr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97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698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Task 7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699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700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Nested Loop &amp; Patterns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701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702" w:author="Microsoft account" w:date="2026-07-30T19:30:00Z">
              <w:r w:rsidRPr="00C7177D">
                <w:rPr>
                  <w:rFonts w:ascii="Segoe UI Symbol" w:eastAsia="Times New Roman" w:hAnsi="Segoe UI Symbol" w:cs="Segoe UI Symbol"/>
                  <w:sz w:val="24"/>
                  <w:szCs w:val="24"/>
                </w:rPr>
                <w:t>✅</w:t>
              </w:r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Completed</w:t>
              </w:r>
            </w:ins>
          </w:p>
        </w:tc>
      </w:tr>
      <w:tr w:rsidR="00C7177D" w:rsidRPr="00C7177D" w:rsidTr="00C7177D">
        <w:trPr>
          <w:tblCellSpacing w:w="15" w:type="dxa"/>
          <w:ins w:id="703" w:author="Microsoft account" w:date="2026-07-30T19:30:00Z"/>
        </w:trPr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704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705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Task 8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706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707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Break &amp; Continue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708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709" w:author="Microsoft account" w:date="2026-07-30T19:30:00Z">
              <w:r w:rsidRPr="00C7177D">
                <w:rPr>
                  <w:rFonts w:ascii="Segoe UI Symbol" w:eastAsia="Times New Roman" w:hAnsi="Segoe UI Symbol" w:cs="Segoe UI Symbol"/>
                  <w:sz w:val="24"/>
                  <w:szCs w:val="24"/>
                </w:rPr>
                <w:t>✅</w:t>
              </w:r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Completed</w:t>
              </w:r>
            </w:ins>
          </w:p>
        </w:tc>
      </w:tr>
      <w:tr w:rsidR="00C7177D" w:rsidRPr="00C7177D" w:rsidTr="00C7177D">
        <w:trPr>
          <w:tblCellSpacing w:w="15" w:type="dxa"/>
          <w:ins w:id="710" w:author="Microsoft account" w:date="2026-07-30T19:30:00Z"/>
        </w:trPr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711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712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Task 9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713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714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Functions – Phase 1 Basic</w:t>
              </w:r>
            </w:ins>
          </w:p>
        </w:tc>
        <w:tc>
          <w:tcPr>
            <w:tcW w:w="0" w:type="auto"/>
            <w:vAlign w:val="center"/>
            <w:hideMark/>
          </w:tcPr>
          <w:p w:rsidR="00C7177D" w:rsidRPr="00C7177D" w:rsidRDefault="00C7177D" w:rsidP="00C7177D">
            <w:pPr>
              <w:spacing w:after="0" w:line="240" w:lineRule="auto"/>
              <w:rPr>
                <w:ins w:id="715" w:author="Microsoft account" w:date="2026-07-30T19:30:00Z"/>
                <w:rFonts w:ascii="Times New Roman" w:eastAsia="Times New Roman" w:hAnsi="Times New Roman" w:cs="Times New Roman"/>
                <w:sz w:val="24"/>
                <w:szCs w:val="24"/>
              </w:rPr>
            </w:pPr>
            <w:ins w:id="716" w:author="Microsoft account" w:date="2026-07-30T19:30:00Z">
              <w:r w:rsidRPr="00C7177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🟡 Started</w:t>
              </w:r>
            </w:ins>
          </w:p>
        </w:tc>
      </w:tr>
    </w:tbl>
    <w:p w:rsidR="00C7177D" w:rsidRPr="00C7177D" w:rsidRDefault="00C7177D" w:rsidP="00C7177D">
      <w:pPr>
        <w:spacing w:before="100" w:beforeAutospacing="1" w:after="100" w:afterAutospacing="1" w:line="240" w:lineRule="auto"/>
        <w:outlineLvl w:val="1"/>
        <w:rPr>
          <w:ins w:id="717" w:author="Microsoft account" w:date="2026-07-30T19:30:00Z"/>
          <w:rFonts w:ascii="Times New Roman" w:eastAsia="Times New Roman" w:hAnsi="Times New Roman" w:cs="Times New Roman"/>
          <w:b/>
          <w:bCs/>
          <w:sz w:val="36"/>
          <w:szCs w:val="36"/>
        </w:rPr>
      </w:pPr>
      <w:ins w:id="718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36"/>
            <w:szCs w:val="36"/>
          </w:rPr>
          <w:t>Current Learning Stage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719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720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Python Basics → Operators → Conditions → Loops → Loop Control → Functions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outlineLvl w:val="2"/>
        <w:rPr>
          <w:ins w:id="721" w:author="Microsoft account" w:date="2026-07-30T19:30:00Z"/>
          <w:rFonts w:ascii="Times New Roman" w:eastAsia="Times New Roman" w:hAnsi="Times New Roman" w:cs="Times New Roman"/>
          <w:b/>
          <w:bCs/>
          <w:sz w:val="27"/>
          <w:szCs w:val="27"/>
        </w:rPr>
      </w:pPr>
      <w:ins w:id="722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7"/>
            <w:szCs w:val="27"/>
          </w:rPr>
          <w:t>Next Focus:</w:t>
        </w:r>
      </w:ins>
    </w:p>
    <w:p w:rsidR="00C7177D" w:rsidRPr="00C7177D" w:rsidRDefault="00C7177D" w:rsidP="00C7177D">
      <w:pPr>
        <w:spacing w:before="100" w:beforeAutospacing="1" w:after="100" w:afterAutospacing="1" w:line="240" w:lineRule="auto"/>
        <w:rPr>
          <w:ins w:id="723" w:author="Microsoft account" w:date="2026-07-30T19:30:00Z"/>
          <w:rFonts w:ascii="Times New Roman" w:eastAsia="Times New Roman" w:hAnsi="Times New Roman" w:cs="Times New Roman"/>
          <w:sz w:val="24"/>
          <w:szCs w:val="24"/>
        </w:rPr>
      </w:pPr>
      <w:ins w:id="724" w:author="Microsoft account" w:date="2026-07-30T19:30:00Z">
        <w:r w:rsidRPr="00C7177D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Functions Phase 1 → Functions Practice → Functions Phase 2 → Functions Phase 3 → Lists → Tuples → Sets → Dictionaries → Strings → File Handling → OOPs → Projects</w:t>
        </w:r>
      </w:ins>
    </w:p>
    <w:p w:rsidR="00C7177D" w:rsidRDefault="00C7177D" w:rsidP="00C15144">
      <w:pPr>
        <w:spacing w:before="100" w:beforeAutospacing="1" w:after="100" w:afterAutospacing="1" w:line="240" w:lineRule="auto"/>
        <w:rPr>
          <w:ins w:id="725" w:author="Microsoft account" w:date="2026-07-30T19:21:00Z"/>
          <w:rFonts w:ascii="Segoe UI Symbol" w:eastAsia="Times New Roman" w:hAnsi="Segoe UI Symbol" w:cs="Segoe UI Symbol"/>
          <w:b/>
          <w:bCs/>
          <w:sz w:val="24"/>
          <w:szCs w:val="24"/>
        </w:rPr>
      </w:pPr>
      <w:bookmarkStart w:id="726" w:name="_GoBack"/>
      <w:bookmarkEnd w:id="726"/>
    </w:p>
    <w:p w:rsidR="00C7177D" w:rsidRPr="00C15144" w:rsidRDefault="00C7177D" w:rsidP="00C15144">
      <w:pPr>
        <w:spacing w:before="100" w:beforeAutospacing="1" w:after="100" w:afterAutospacing="1" w:line="240" w:lineRule="auto"/>
        <w:rPr>
          <w:ins w:id="727" w:author="Microsoft account" w:date="2026-07-26T21:03:00Z"/>
          <w:rFonts w:ascii="Times New Roman" w:eastAsia="Times New Roman" w:hAnsi="Times New Roman" w:cs="Times New Roman"/>
          <w:sz w:val="24"/>
          <w:szCs w:val="24"/>
        </w:rPr>
      </w:pPr>
    </w:p>
    <w:p w:rsidR="00B82AD9" w:rsidRPr="00C15144" w:rsidRDefault="00B82AD9" w:rsidP="00C15144">
      <w:pPr>
        <w:rPr>
          <w:rPrChange w:id="728" w:author="Microsoft account" w:date="2026-07-26T13:25:00Z">
            <w:rPr>
              <w:rFonts w:ascii="Times New Roman" w:hAnsi="Times New Roman"/>
              <w:sz w:val="40"/>
            </w:rPr>
          </w:rPrChange>
        </w:rPr>
      </w:pPr>
    </w:p>
    <w:sectPr w:rsidR="00B82AD9" w:rsidRPr="00C15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46FD5"/>
    <w:multiLevelType w:val="multilevel"/>
    <w:tmpl w:val="0580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53382"/>
    <w:multiLevelType w:val="multilevel"/>
    <w:tmpl w:val="65DA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B248F4"/>
    <w:multiLevelType w:val="multilevel"/>
    <w:tmpl w:val="E65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350A8A"/>
    <w:multiLevelType w:val="multilevel"/>
    <w:tmpl w:val="F91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FE3816"/>
    <w:multiLevelType w:val="multilevel"/>
    <w:tmpl w:val="BC28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06007B"/>
    <w:multiLevelType w:val="multilevel"/>
    <w:tmpl w:val="2F70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366C2D"/>
    <w:multiLevelType w:val="multilevel"/>
    <w:tmpl w:val="7C0A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F61F8F"/>
    <w:multiLevelType w:val="multilevel"/>
    <w:tmpl w:val="D2C8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0A51AB"/>
    <w:multiLevelType w:val="multilevel"/>
    <w:tmpl w:val="C5BA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6A6446"/>
    <w:multiLevelType w:val="multilevel"/>
    <w:tmpl w:val="5E76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42597D"/>
    <w:multiLevelType w:val="multilevel"/>
    <w:tmpl w:val="A362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D01035"/>
    <w:multiLevelType w:val="multilevel"/>
    <w:tmpl w:val="F6EA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7C4DF8"/>
    <w:multiLevelType w:val="multilevel"/>
    <w:tmpl w:val="B434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0B3678"/>
    <w:multiLevelType w:val="multilevel"/>
    <w:tmpl w:val="8E42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99794D"/>
    <w:multiLevelType w:val="multilevel"/>
    <w:tmpl w:val="B48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9F73B4"/>
    <w:multiLevelType w:val="multilevel"/>
    <w:tmpl w:val="4038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1A0473"/>
    <w:multiLevelType w:val="multilevel"/>
    <w:tmpl w:val="C3B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3771E1"/>
    <w:multiLevelType w:val="multilevel"/>
    <w:tmpl w:val="146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BE295B"/>
    <w:multiLevelType w:val="multilevel"/>
    <w:tmpl w:val="6174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492BEE"/>
    <w:multiLevelType w:val="multilevel"/>
    <w:tmpl w:val="11E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A97286"/>
    <w:multiLevelType w:val="multilevel"/>
    <w:tmpl w:val="A04E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220CAE"/>
    <w:multiLevelType w:val="multilevel"/>
    <w:tmpl w:val="3F4A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AE7D74"/>
    <w:multiLevelType w:val="multilevel"/>
    <w:tmpl w:val="400C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F70FBB"/>
    <w:multiLevelType w:val="multilevel"/>
    <w:tmpl w:val="6ECC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4F1E33"/>
    <w:multiLevelType w:val="multilevel"/>
    <w:tmpl w:val="A1B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A82EDE"/>
    <w:multiLevelType w:val="multilevel"/>
    <w:tmpl w:val="728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F34D9A"/>
    <w:multiLevelType w:val="multilevel"/>
    <w:tmpl w:val="9130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FB183B"/>
    <w:multiLevelType w:val="multilevel"/>
    <w:tmpl w:val="95D0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236299"/>
    <w:multiLevelType w:val="multilevel"/>
    <w:tmpl w:val="8994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B80D8E"/>
    <w:multiLevelType w:val="multilevel"/>
    <w:tmpl w:val="64C2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15"/>
  </w:num>
  <w:num w:numId="4">
    <w:abstractNumId w:val="5"/>
  </w:num>
  <w:num w:numId="5">
    <w:abstractNumId w:val="25"/>
  </w:num>
  <w:num w:numId="6">
    <w:abstractNumId w:val="14"/>
  </w:num>
  <w:num w:numId="7">
    <w:abstractNumId w:val="8"/>
  </w:num>
  <w:num w:numId="8">
    <w:abstractNumId w:val="22"/>
  </w:num>
  <w:num w:numId="9">
    <w:abstractNumId w:val="26"/>
  </w:num>
  <w:num w:numId="10">
    <w:abstractNumId w:val="18"/>
  </w:num>
  <w:num w:numId="11">
    <w:abstractNumId w:val="0"/>
  </w:num>
  <w:num w:numId="12">
    <w:abstractNumId w:val="7"/>
  </w:num>
  <w:num w:numId="13">
    <w:abstractNumId w:val="29"/>
  </w:num>
  <w:num w:numId="14">
    <w:abstractNumId w:val="21"/>
  </w:num>
  <w:num w:numId="15">
    <w:abstractNumId w:val="19"/>
  </w:num>
  <w:num w:numId="16">
    <w:abstractNumId w:val="17"/>
  </w:num>
  <w:num w:numId="17">
    <w:abstractNumId w:val="2"/>
  </w:num>
  <w:num w:numId="18">
    <w:abstractNumId w:val="24"/>
  </w:num>
  <w:num w:numId="19">
    <w:abstractNumId w:val="12"/>
  </w:num>
  <w:num w:numId="20">
    <w:abstractNumId w:val="28"/>
  </w:num>
  <w:num w:numId="21">
    <w:abstractNumId w:val="3"/>
  </w:num>
  <w:num w:numId="22">
    <w:abstractNumId w:val="20"/>
  </w:num>
  <w:num w:numId="23">
    <w:abstractNumId w:val="9"/>
  </w:num>
  <w:num w:numId="24">
    <w:abstractNumId w:val="10"/>
  </w:num>
  <w:num w:numId="25">
    <w:abstractNumId w:val="1"/>
  </w:num>
  <w:num w:numId="26">
    <w:abstractNumId w:val="4"/>
  </w:num>
  <w:num w:numId="27">
    <w:abstractNumId w:val="11"/>
  </w:num>
  <w:num w:numId="28">
    <w:abstractNumId w:val="23"/>
  </w:num>
  <w:num w:numId="29">
    <w:abstractNumId w:val="16"/>
  </w:num>
  <w:num w:numId="30">
    <w:abstractNumId w:val="2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ec1ac53ea0bdab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AD9"/>
    <w:rsid w:val="002F17B9"/>
    <w:rsid w:val="005B5136"/>
    <w:rsid w:val="00B82AD9"/>
    <w:rsid w:val="00C15144"/>
    <w:rsid w:val="00C7177D"/>
    <w:rsid w:val="00EE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9DDA0D-9A9A-4F89-8778-F24715BC3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51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51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51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B513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151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51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51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5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1514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51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51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24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11</Pages>
  <Words>1142</Words>
  <Characters>6514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2026-07-26T07:55:00Z</dcterms:created>
  <dcterms:modified xsi:type="dcterms:W3CDTF">2026-07-30T14:00:00Z</dcterms:modified>
</cp:coreProperties>
</file>